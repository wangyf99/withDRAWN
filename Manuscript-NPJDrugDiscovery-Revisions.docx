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F7A7E" w:rsidRDefault="00000000">
      <w:pPr>
        <w:spacing w:line="480" w:lineRule="auto"/>
        <w:rPr>
          <w:b/>
          <w:bCs/>
          <w:color w:val="000000"/>
          <w:highlight w:val="white"/>
        </w:rPr>
      </w:pPr>
      <w:r>
        <w:rPr>
          <w:b/>
          <w:bCs/>
          <w:color w:val="000000"/>
          <w:highlight w:val="white"/>
        </w:rPr>
        <w:t xml:space="preserve">Capturing Unanticipated Drug Toxicities Using </w:t>
      </w:r>
      <w:sdt>
        <w:sdtPr>
          <w:tag w:val="goog_rdk_0"/>
          <w:id w:val="188262363"/>
        </w:sdtPr>
        <w:sdtContent>
          <w:sdt>
            <w:sdtPr>
              <w:tag w:val="goog_rdk_1"/>
              <w:id w:val="1827678253"/>
            </w:sdtPr>
            <w:sdtContent>
              <w:ins w:id="0" w:author="Nicole Zatorski" w:date="2025-09-26T21:20:00Z">
                <w:r>
                  <w:rPr>
                    <w:b/>
                    <w:bCs/>
                    <w:highlight w:val="white"/>
                    <w:rPrChange w:id="1" w:author="Nicole Zatorski" w:date="2025-09-26T21:20:00Z">
                      <w:rPr>
                        <w:b/>
                        <w:bCs/>
                        <w:color w:val="000000"/>
                        <w:highlight w:val="white"/>
                      </w:rPr>
                    </w:rPrChange>
                  </w:rPr>
                  <w:t xml:space="preserve">a </w:t>
                </w:r>
              </w:ins>
            </w:sdtContent>
          </w:sdt>
        </w:sdtContent>
      </w:sdt>
      <w:sdt>
        <w:sdtPr>
          <w:tag w:val="goog_rdk_2"/>
          <w:id w:val="-798455385"/>
        </w:sdtPr>
        <w:sdtContent>
          <w:sdt>
            <w:sdtPr>
              <w:tag w:val="goog_rdk_3"/>
              <w:id w:val="-1167082714"/>
            </w:sdtPr>
            <w:sdtContent>
              <w:del w:id="2" w:author="Nicole Zatorski" w:date="2025-09-26T21:20:00Z">
                <w:r>
                  <w:rPr>
                    <w:b/>
                    <w:bCs/>
                    <w:highlight w:val="white"/>
                    <w:rPrChange w:id="3" w:author="Nicole Zatorski" w:date="2025-09-26T21:20:00Z">
                      <w:rPr>
                        <w:b/>
                        <w:bCs/>
                        <w:color w:val="000000"/>
                        <w:highlight w:val="white"/>
                      </w:rPr>
                    </w:rPrChange>
                  </w:rPr>
                  <w:delText xml:space="preserve">an Ensemble </w:delText>
                </w:r>
              </w:del>
            </w:sdtContent>
          </w:sdt>
        </w:sdtContent>
      </w:sdt>
      <w:r>
        <w:rPr>
          <w:b/>
          <w:bCs/>
          <w:color w:val="000000"/>
          <w:highlight w:val="white"/>
        </w:rPr>
        <w:t xml:space="preserve">Machine Learning Approach </w:t>
      </w:r>
    </w:p>
    <w:p w14:paraId="00000002" w14:textId="77777777" w:rsidR="000F7A7E" w:rsidRDefault="00000000">
      <w:pPr>
        <w:spacing w:line="480" w:lineRule="auto"/>
        <w:rPr>
          <w:color w:val="000000"/>
          <w:highlight w:val="white"/>
          <w:vertAlign w:val="superscript"/>
        </w:rPr>
      </w:pPr>
      <w:r>
        <w:rPr>
          <w:color w:val="000000"/>
          <w:highlight w:val="white"/>
        </w:rPr>
        <w:t>Nicole Zatorski</w:t>
      </w:r>
      <w:r>
        <w:rPr>
          <w:color w:val="000000"/>
          <w:highlight w:val="white"/>
          <w:vertAlign w:val="superscript"/>
        </w:rPr>
        <w:t>1, 2*</w:t>
      </w:r>
      <w:r>
        <w:rPr>
          <w:color w:val="000000"/>
          <w:highlight w:val="white"/>
        </w:rPr>
        <w:t>; Avner Schlessinger</w:t>
      </w:r>
      <w:r>
        <w:rPr>
          <w:color w:val="000000"/>
          <w:highlight w:val="white"/>
          <w:vertAlign w:val="superscript"/>
        </w:rPr>
        <w:t>2*</w:t>
      </w:r>
    </w:p>
    <w:p w14:paraId="00000003" w14:textId="77777777" w:rsidR="000F7A7E" w:rsidRDefault="00000000">
      <w:pPr>
        <w:pBdr>
          <w:top w:val="nil"/>
          <w:left w:val="nil"/>
          <w:bottom w:val="nil"/>
          <w:right w:val="nil"/>
          <w:between w:val="nil"/>
        </w:pBdr>
        <w:spacing w:line="480" w:lineRule="auto"/>
        <w:rPr>
          <w:color w:val="000000"/>
          <w:highlight w:val="white"/>
        </w:rPr>
      </w:pPr>
      <w:r>
        <w:rPr>
          <w:color w:val="000000"/>
          <w:highlight w:val="white"/>
          <w:vertAlign w:val="superscript"/>
        </w:rPr>
        <w:t>1</w:t>
      </w:r>
      <w:r>
        <w:rPr>
          <w:color w:val="000000"/>
          <w:highlight w:val="white"/>
        </w:rPr>
        <w:t>Department of Internal Medicine, Duke University, Durham, North Carolina 27710 USA</w:t>
      </w:r>
    </w:p>
    <w:p w14:paraId="00000004" w14:textId="77777777" w:rsidR="000F7A7E" w:rsidRDefault="00000000">
      <w:pPr>
        <w:pBdr>
          <w:top w:val="nil"/>
          <w:left w:val="nil"/>
          <w:bottom w:val="nil"/>
          <w:right w:val="nil"/>
          <w:between w:val="nil"/>
        </w:pBdr>
        <w:spacing w:line="480" w:lineRule="auto"/>
        <w:rPr>
          <w:color w:val="000000"/>
          <w:highlight w:val="white"/>
        </w:rPr>
      </w:pPr>
      <w:r>
        <w:rPr>
          <w:color w:val="000000"/>
          <w:highlight w:val="white"/>
          <w:vertAlign w:val="superscript"/>
        </w:rPr>
        <w:t xml:space="preserve">2 </w:t>
      </w:r>
      <w:r>
        <w:rPr>
          <w:color w:val="000000"/>
          <w:highlight w:val="white"/>
        </w:rPr>
        <w:t>Small Molecule AI Drug Discovery Center, Department of Pharmacological Sciences, Icahn School of Medicine at Mount Sinai, New York, New York 10029 USA</w:t>
      </w:r>
    </w:p>
    <w:p w14:paraId="00000005" w14:textId="77777777" w:rsidR="000F7A7E" w:rsidRDefault="00000000">
      <w:pPr>
        <w:spacing w:line="480" w:lineRule="auto"/>
        <w:rPr>
          <w:color w:val="000000"/>
          <w:highlight w:val="white"/>
        </w:rPr>
      </w:pPr>
      <w:r>
        <w:rPr>
          <w:color w:val="000000"/>
          <w:highlight w:val="white"/>
        </w:rPr>
        <w:t xml:space="preserve">* Correspondence: </w:t>
      </w:r>
      <w:hyperlink r:id="rId7">
        <w:r w:rsidR="000F7A7E">
          <w:rPr>
            <w:color w:val="0563C1"/>
            <w:highlight w:val="white"/>
            <w:u w:val="single"/>
          </w:rPr>
          <w:t>nicole.zatorski@duke.edu</w:t>
        </w:r>
      </w:hyperlink>
      <w:r>
        <w:rPr>
          <w:color w:val="000000"/>
          <w:highlight w:val="white"/>
        </w:rPr>
        <w:t xml:space="preserve">; </w:t>
      </w:r>
      <w:hyperlink r:id="rId8">
        <w:r w:rsidR="000F7A7E">
          <w:rPr>
            <w:color w:val="0563C1"/>
            <w:highlight w:val="white"/>
            <w:u w:val="single"/>
          </w:rPr>
          <w:t>avner.schlessinger@mssm.edu</w:t>
        </w:r>
      </w:hyperlink>
    </w:p>
    <w:p w14:paraId="00000006" w14:textId="77777777" w:rsidR="000F7A7E" w:rsidRDefault="000F7A7E">
      <w:pPr>
        <w:spacing w:line="480" w:lineRule="auto"/>
        <w:rPr>
          <w:b/>
          <w:bCs/>
          <w:color w:val="000000"/>
          <w:highlight w:val="white"/>
        </w:rPr>
      </w:pPr>
    </w:p>
    <w:p w14:paraId="00000007" w14:textId="77777777" w:rsidR="000F7A7E" w:rsidRDefault="00000000">
      <w:pPr>
        <w:spacing w:line="480" w:lineRule="auto"/>
        <w:rPr>
          <w:b/>
          <w:bCs/>
          <w:color w:val="000000"/>
          <w:highlight w:val="white"/>
        </w:rPr>
      </w:pPr>
      <w:r>
        <w:rPr>
          <w:b/>
          <w:bCs/>
          <w:color w:val="000000"/>
          <w:highlight w:val="white"/>
        </w:rPr>
        <w:t>ABSTRACT</w:t>
      </w:r>
    </w:p>
    <w:p w14:paraId="00000008" w14:textId="77777777" w:rsidR="000F7A7E" w:rsidRDefault="00000000">
      <w:pPr>
        <w:spacing w:line="480" w:lineRule="auto"/>
        <w:jc w:val="both"/>
        <w:rPr>
          <w:color w:val="000000"/>
          <w:highlight w:val="white"/>
        </w:rPr>
      </w:pPr>
      <w:r>
        <w:rPr>
          <w:color w:val="000000"/>
          <w:highlight w:val="white"/>
        </w:rPr>
        <w:tab/>
        <w:t xml:space="preserve">Despite rigorous safety evaluations during development, numerous drugs have been withdrawn from the market due to serious toxicities. Here we investigate the features found in drugs with these unanticipated toxicities and apply a machine learning approach to predict if a drug is likely to be withdrawn due to intolerable side effects without the need for human trial data. Our best </w:t>
      </w:r>
      <w:sdt>
        <w:sdtPr>
          <w:tag w:val="goog_rdk_4"/>
          <w:id w:val="-1069489123"/>
        </w:sdtPr>
        <w:sdtContent>
          <w:del w:id="4" w:author="Nicole Zatorski, M.D., Ph.D." w:date="2025-09-18T17:21:00Z">
            <w:r>
              <w:rPr>
                <w:color w:val="000000"/>
                <w:highlight w:val="white"/>
              </w:rPr>
              <w:delText xml:space="preserve">preforming </w:delText>
            </w:r>
          </w:del>
        </w:sdtContent>
      </w:sdt>
      <w:sdt>
        <w:sdtPr>
          <w:tag w:val="goog_rdk_5"/>
          <w:id w:val="-319559378"/>
        </w:sdtPr>
        <w:sdtContent>
          <w:ins w:id="5" w:author="Nicole Zatorski, M.D., Ph.D." w:date="2025-09-18T17:21:00Z">
            <w:r>
              <w:rPr>
                <w:color w:val="000000"/>
                <w:highlight w:val="white"/>
              </w:rPr>
              <w:t xml:space="preserve">performing </w:t>
            </w:r>
          </w:ins>
        </w:sdtContent>
      </w:sdt>
      <w:r>
        <w:rPr>
          <w:color w:val="000000"/>
          <w:highlight w:val="white"/>
        </w:rPr>
        <w:t xml:space="preserve">classifiers </w:t>
      </w:r>
      <w:r>
        <w:rPr>
          <w:highlight w:val="white"/>
        </w:rPr>
        <w:t>were</w:t>
      </w:r>
      <w:r>
        <w:rPr>
          <w:color w:val="000000"/>
          <w:highlight w:val="white"/>
        </w:rPr>
        <w:t xml:space="preserve"> </w:t>
      </w:r>
      <w:sdt>
        <w:sdtPr>
          <w:tag w:val="goog_rdk_6"/>
          <w:id w:val="-1363052164"/>
        </w:sdtPr>
        <w:sdtContent>
          <w:del w:id="6" w:author="Nicole Zatorski, M.D., Ph.D." w:date="2025-09-14T18:41:00Z">
            <w:r>
              <w:rPr>
                <w:color w:val="000000"/>
                <w:highlight w:val="white"/>
              </w:rPr>
              <w:delText xml:space="preserve">an ensemble predictor trained on protein targets, protein structure features, chemical fingerprints, and chemical features </w:delText>
            </w:r>
          </w:del>
        </w:sdtContent>
      </w:sdt>
      <w:sdt>
        <w:sdtPr>
          <w:tag w:val="goog_rdk_7"/>
          <w:id w:val="-583996574"/>
        </w:sdtPr>
        <w:sdtContent>
          <w:sdt>
            <w:sdtPr>
              <w:tag w:val="goog_rdk_8"/>
              <w:id w:val="-1649983178"/>
            </w:sdtPr>
            <w:sdtContent>
              <w:ins w:id="7" w:author="Nicole Zatorski" w:date="2025-09-26T21:20:00Z">
                <w:r>
                  <w:rPr>
                    <w:highlight w:val="white"/>
                    <w:rPrChange w:id="8" w:author="Nicole Zatorski" w:date="2025-09-26T21:20:00Z">
                      <w:rPr>
                        <w:color w:val="000000"/>
                        <w:highlight w:val="white"/>
                      </w:rPr>
                    </w:rPrChange>
                  </w:rPr>
                  <w:t xml:space="preserve">an ensemble predictor and a XGB classifier that achieved 0.885±0.091 and 0.905±0.033 (p=0.48) accuracy respectively </w:t>
                </w:r>
              </w:ins>
            </w:sdtContent>
          </w:sdt>
        </w:sdtContent>
      </w:sdt>
      <w:sdt>
        <w:sdtPr>
          <w:tag w:val="goog_rdk_9"/>
          <w:id w:val="1420415043"/>
        </w:sdtPr>
        <w:sdtContent>
          <w:ins w:id="9" w:author="Nicole Zatorski, M.D., Ph.D." w:date="2025-09-14T18:41:00Z">
            <w:r>
              <w:rPr>
                <w:color w:val="000000"/>
                <w:highlight w:val="white"/>
              </w:rPr>
              <w:t xml:space="preserve">on </w:t>
            </w:r>
          </w:ins>
        </w:sdtContent>
      </w:sdt>
      <w:r>
        <w:rPr>
          <w:color w:val="000000"/>
          <w:highlight w:val="white"/>
        </w:rPr>
        <w:t>10-fold holdout test set cross validation.</w:t>
      </w:r>
      <w:sdt>
        <w:sdtPr>
          <w:tag w:val="goog_rdk_10"/>
          <w:id w:val="1001515170"/>
        </w:sdtPr>
        <w:sdtContent>
          <w:ins w:id="10" w:author="Nicole Zatorski, M.D., Ph.D." w:date="2025-09-14T18:43:00Z">
            <w:r>
              <w:rPr>
                <w:color w:val="000000"/>
                <w:highlight w:val="white"/>
              </w:rPr>
              <w:t xml:space="preserve"> In total the training and test sets constituted </w:t>
            </w:r>
          </w:ins>
          <w:customXmlInsRangeStart w:id="11" w:author="Nicole Zatorski, M.D., Ph.D." w:date="2025-09-14T18:43:00Z"/>
          <w:sdt>
            <w:sdtPr>
              <w:tag w:val="goog_rdk_11"/>
              <w:id w:val="-2119543147"/>
            </w:sdtPr>
            <w:sdtContent>
              <w:customXmlInsRangeEnd w:id="11"/>
              <w:customXmlInsRangeStart w:id="12" w:author="Nicole Zatorski, M.D., Ph.D." w:date="2025-09-14T18:43:00Z"/>
            </w:sdtContent>
          </w:sdt>
          <w:customXmlInsRangeEnd w:id="12"/>
          <w:sdt>
            <w:sdtPr>
              <w:tag w:val="goog_rdk_12"/>
              <w:id w:val="-1641315879"/>
            </w:sdtPr>
            <w:sdtContent>
              <w:ins w:id="13" w:author="Nicole Zatorski, M.D., Ph.D." w:date="2025-09-14T18:43:00Z">
                <w:del w:id="14" w:author="Nicole Zatorski" w:date="2025-09-26T21:21:00Z">
                  <w:r>
                    <w:rPr>
                      <w:rPrChange w:id="15" w:author="Nicole Zatorski, M.D., Ph.D." w:date="2025-09-14T18:44:00Z">
                        <w:rPr>
                          <w:rFonts w:ascii="AppleSystemUIFont" w:eastAsia="AppleSystemUIFont" w:hAnsi="AppleSystemUIFont" w:cs="AppleSystemUIFont"/>
                          <w:sz w:val="26"/>
                          <w:szCs w:val="26"/>
                        </w:rPr>
                      </w:rPrChange>
                    </w:rPr>
                    <w:delText>20</w:delText>
                  </w:r>
                </w:del>
              </w:ins>
            </w:sdtContent>
          </w:sdt>
          <w:ins w:id="16" w:author="Nicole Zatorski, M.D., Ph.D." w:date="2025-09-14T18:43:00Z">
            <w:del w:id="17" w:author="Nicole Zatorski" w:date="2025-09-26T21:21:00Z">
              <w:r>
                <w:delText>4</w:delText>
              </w:r>
            </w:del>
          </w:ins>
          <w:customXmlInsRangeStart w:id="18" w:author="Nicole Zatorski, M.D., Ph.D." w:date="2025-09-14T18:43:00Z"/>
          <w:customXmlDelRangeStart w:id="19" w:author="Nicole Zatorski" w:date="2025-09-26T21:21:00Z"/>
          <w:sdt>
            <w:sdtPr>
              <w:tag w:val="goog_rdk_13"/>
              <w:id w:val="-28765595"/>
            </w:sdtPr>
            <w:sdtContent>
              <w:customXmlInsRangeEnd w:id="18"/>
              <w:customXmlDelRangeEnd w:id="19"/>
              <w:ins w:id="20" w:author="Nicole Zatorski, M.D., Ph.D." w:date="2025-09-14T18:43:00Z">
                <w:del w:id="21" w:author="Nicole Zatorski" w:date="2025-09-26T21:21:00Z">
                  <w:r>
                    <w:rPr>
                      <w:rPrChange w:id="22" w:author="Nicole Zatorski, M.D., Ph.D." w:date="2025-09-14T18:44:00Z">
                        <w:rPr>
                          <w:rFonts w:ascii="AppleSystemUIFont" w:eastAsia="AppleSystemUIFont" w:hAnsi="AppleSystemUIFont" w:cs="AppleSystemUIFont"/>
                          <w:sz w:val="26"/>
                          <w:szCs w:val="26"/>
                        </w:rPr>
                      </w:rPrChange>
                    </w:rPr>
                    <w:delText xml:space="preserve"> withdrawn and 1</w:delText>
                  </w:r>
                </w:del>
              </w:ins>
              <w:customXmlInsRangeStart w:id="23" w:author="Nicole Zatorski, M.D., Ph.D." w:date="2025-09-14T18:43:00Z"/>
              <w:customXmlDelRangeStart w:id="24" w:author="Nicole Zatorski" w:date="2025-09-26T21:21:00Z"/>
            </w:sdtContent>
          </w:sdt>
          <w:customXmlInsRangeEnd w:id="23"/>
          <w:customXmlDelRangeEnd w:id="24"/>
          <w:ins w:id="25" w:author="Nicole Zatorski, M.D., Ph.D." w:date="2025-09-14T18:43:00Z">
            <w:del w:id="26" w:author="Nicole Zatorski" w:date="2025-09-26T21:21:00Z">
              <w:r>
                <w:delText>,092</w:delText>
              </w:r>
            </w:del>
          </w:ins>
          <w:customXmlInsRangeStart w:id="27" w:author="Nicole Zatorski, M.D., Ph.D." w:date="2025-09-14T18:43:00Z"/>
          <w:customXmlDelRangeStart w:id="28" w:author="Nicole Zatorski" w:date="2025-09-26T21:21:00Z"/>
          <w:sdt>
            <w:sdtPr>
              <w:tag w:val="goog_rdk_14"/>
              <w:id w:val="1941776257"/>
            </w:sdtPr>
            <w:sdtContent>
              <w:customXmlInsRangeEnd w:id="27"/>
              <w:customXmlDelRangeEnd w:id="28"/>
              <w:ins w:id="29" w:author="Nicole Zatorski, M.D., Ph.D." w:date="2025-09-14T18:43:00Z">
                <w:del w:id="30" w:author="Nicole Zatorski" w:date="2025-09-26T21:21:00Z">
                  <w:r>
                    <w:rPr>
                      <w:rPrChange w:id="31" w:author="Nicole Zatorski, M.D., Ph.D." w:date="2025-09-14T18:44:00Z">
                        <w:rPr>
                          <w:rFonts w:ascii="AppleSystemUIFont" w:eastAsia="AppleSystemUIFont" w:hAnsi="AppleSystemUIFont" w:cs="AppleSystemUIFont"/>
                          <w:sz w:val="26"/>
                          <w:szCs w:val="26"/>
                        </w:rPr>
                      </w:rPrChange>
                    </w:rPr>
                    <w:delText xml:space="preserve"> not withdrawn drugs</w:delText>
                  </w:r>
                </w:del>
              </w:ins>
              <w:customXmlInsRangeStart w:id="32" w:author="Nicole Zatorski, M.D., Ph.D." w:date="2025-09-14T18:43:00Z"/>
              <w:customXmlDelRangeStart w:id="33" w:author="Nicole Zatorski" w:date="2025-09-26T21:21:00Z"/>
            </w:sdtContent>
          </w:sdt>
          <w:customXmlInsRangeEnd w:id="32"/>
          <w:customXmlDelRangeEnd w:id="33"/>
          <w:ins w:id="34" w:author="Nicole Zatorski, M.D., Ph.D." w:date="2025-09-14T18:43:00Z">
            <w:del w:id="35" w:author="Nicole Zatorski" w:date="2025-09-26T21:21:00Z">
              <w:r>
                <w:delText xml:space="preserve">, their </w:delText>
              </w:r>
            </w:del>
            <w:r>
              <w:t>drug structures represented by molecular fingerprint, drug chemical features, IC50 protein targets, and protein target features</w:t>
            </w:r>
          </w:ins>
        </w:sdtContent>
      </w:sdt>
      <w:sdt>
        <w:sdtPr>
          <w:tag w:val="goog_rdk_15"/>
          <w:id w:val="830750870"/>
        </w:sdtPr>
        <w:sdtContent>
          <w:ins w:id="36" w:author="Nicole Zatorski" w:date="2025-09-26T21:21:00Z">
            <w:r>
              <w:t xml:space="preserve"> (n = </w:t>
            </w:r>
          </w:ins>
          <w:sdt>
            <w:sdtPr>
              <w:tag w:val="goog_rdk_16"/>
              <w:id w:val="-1895589788"/>
            </w:sdtPr>
            <w:sdtContent>
              <w:ins w:id="37" w:author="Nicole Zatorski" w:date="2025-09-26T21:21:00Z">
                <w:r>
                  <w:t>206 withdrawn + 1,089 not withdrawn drugs)</w:t>
                </w:r>
              </w:ins>
            </w:sdtContent>
          </w:sdt>
        </w:sdtContent>
      </w:sdt>
      <w:sdt>
        <w:sdtPr>
          <w:tag w:val="goog_rdk_17"/>
          <w:id w:val="1171123269"/>
        </w:sdtPr>
        <w:sdtContent>
          <w:ins w:id="38" w:author="Nicole Zatorski, M.D., Ph.D." w:date="2025-09-14T18:43:00Z">
            <w:r>
              <w:t>.</w:t>
            </w:r>
          </w:ins>
        </w:sdtContent>
      </w:sdt>
      <w:r>
        <w:rPr>
          <w:color w:val="000000"/>
          <w:highlight w:val="white"/>
        </w:rPr>
        <w:t xml:space="preserve"> Analysis of features predictive of unanticipated toxicity revealed both known factors such as inhibition of cytochrome P450 as well as yet uninvestigated factors including the inhibition of bile salt export pumps. This predictor and subsequent feature analysis pave the way for the larger role of computational methods in screening potential candidates during drug development.</w:t>
      </w:r>
      <w:r>
        <w:br w:type="page"/>
      </w:r>
    </w:p>
    <w:p w14:paraId="00000009" w14:textId="77777777" w:rsidR="000F7A7E" w:rsidRDefault="00000000">
      <w:pPr>
        <w:spacing w:line="480" w:lineRule="auto"/>
        <w:rPr>
          <w:color w:val="000000"/>
          <w:highlight w:val="white"/>
        </w:rPr>
      </w:pPr>
      <w:r>
        <w:rPr>
          <w:b/>
          <w:bCs/>
          <w:color w:val="000000"/>
          <w:highlight w:val="white"/>
        </w:rPr>
        <w:lastRenderedPageBreak/>
        <w:t>INTRODUCTION</w:t>
      </w:r>
    </w:p>
    <w:p w14:paraId="0000000A" w14:textId="77777777" w:rsidR="000F7A7E" w:rsidRDefault="00000000">
      <w:pPr>
        <w:spacing w:line="480" w:lineRule="auto"/>
        <w:jc w:val="both"/>
        <w:rPr>
          <w:color w:val="000000"/>
          <w:highlight w:val="white"/>
        </w:rPr>
      </w:pPr>
      <w:r>
        <w:rPr>
          <w:color w:val="000000"/>
          <w:highlight w:val="white"/>
        </w:rPr>
        <w:tab/>
        <w:t>Unanticipated toxicities can emerge when drugs are incorporated into standard of care so numerous regulatory bodies monitor the safety of drugs for side effects after the end of their official clinical testing phase</w:t>
      </w:r>
      <w:r>
        <w:rPr>
          <w:color w:val="000000"/>
          <w:highlight w:val="white"/>
          <w:vertAlign w:val="superscript"/>
        </w:rPr>
        <w:t>1-4</w:t>
      </w:r>
      <w:r>
        <w:rPr>
          <w:color w:val="000000"/>
          <w:highlight w:val="white"/>
        </w:rPr>
        <w:t>. If unexpected side effects are observed, these agencies, such as the United States Federal Drug Administration (FDA) or the European Medicines Agency (EMA), can withdraw the drug from the market</w:t>
      </w:r>
      <w:r>
        <w:rPr>
          <w:color w:val="000000"/>
          <w:highlight w:val="white"/>
          <w:vertAlign w:val="superscript"/>
        </w:rPr>
        <w:t>1-4</w:t>
      </w:r>
      <w:r>
        <w:rPr>
          <w:color w:val="000000"/>
          <w:highlight w:val="white"/>
        </w:rPr>
        <w:t>. In addition to the impact unexpected toxicities have on patients, the decision to discontinue a drug further creates economic burden that prevents recoupment of research and development investment that increase costs of healthcare for patients</w:t>
      </w:r>
      <w:r>
        <w:rPr>
          <w:color w:val="000000"/>
          <w:highlight w:val="white"/>
          <w:vertAlign w:val="superscript"/>
        </w:rPr>
        <w:t>5</w:t>
      </w:r>
      <w:r>
        <w:rPr>
          <w:color w:val="000000"/>
          <w:highlight w:val="white"/>
        </w:rPr>
        <w:t>.</w:t>
      </w:r>
    </w:p>
    <w:p w14:paraId="0000000B" w14:textId="77777777" w:rsidR="000F7A7E" w:rsidRDefault="00000000">
      <w:pPr>
        <w:spacing w:line="480" w:lineRule="auto"/>
        <w:jc w:val="both"/>
        <w:rPr>
          <w:color w:val="000000"/>
          <w:highlight w:val="white"/>
        </w:rPr>
      </w:pPr>
      <w:r>
        <w:rPr>
          <w:color w:val="000000"/>
          <w:highlight w:val="white"/>
        </w:rPr>
        <w:tab/>
        <w:t>Due to the difficulties resulting from unexpected toxicities and subsequent drug withdrawals, many approaches have been used in an effort to predict toxicity earlier in the development pipeline</w:t>
      </w:r>
      <w:r>
        <w:rPr>
          <w:color w:val="000000"/>
          <w:highlight w:val="white"/>
          <w:vertAlign w:val="superscript"/>
        </w:rPr>
        <w:t>6</w:t>
      </w:r>
      <w:r>
        <w:rPr>
          <w:color w:val="000000"/>
          <w:highlight w:val="white"/>
        </w:rPr>
        <w:t>. Currently, the industry standard relies on laboratory and animal testing followed by Phase 1 trials in healthy volunteers to assess toxic side effects</w:t>
      </w:r>
      <w:r>
        <w:rPr>
          <w:color w:val="000000"/>
          <w:highlight w:val="white"/>
          <w:vertAlign w:val="superscript"/>
        </w:rPr>
        <w:t>7</w:t>
      </w:r>
      <w:r>
        <w:rPr>
          <w:color w:val="000000"/>
          <w:highlight w:val="white"/>
        </w:rPr>
        <w:t>. Traditional computation</w:t>
      </w:r>
      <w:sdt>
        <w:sdtPr>
          <w:tag w:val="goog_rdk_18"/>
          <w:id w:val="-318566245"/>
        </w:sdtPr>
        <w:sdtContent>
          <w:ins w:id="39" w:author="Nicole Zatorski, M.D., Ph.D." w:date="2025-08-05T08:45:00Z">
            <w:r>
              <w:rPr>
                <w:color w:val="000000"/>
                <w:highlight w:val="white"/>
              </w:rPr>
              <w:t>al</w:t>
            </w:r>
          </w:ins>
        </w:sdtContent>
      </w:sdt>
      <w:r>
        <w:rPr>
          <w:color w:val="000000"/>
          <w:highlight w:val="white"/>
        </w:rPr>
        <w:t xml:space="preserve"> toxicity prediction approaches have centered around the use of drug Quantitative Structure-Activity Relationships (QSAR)</w:t>
      </w:r>
      <w:r>
        <w:rPr>
          <w:color w:val="000000"/>
          <w:highlight w:val="white"/>
          <w:vertAlign w:val="superscript"/>
        </w:rPr>
        <w:t>8</w:t>
      </w:r>
      <w:r>
        <w:rPr>
          <w:color w:val="000000"/>
          <w:highlight w:val="white"/>
        </w:rPr>
        <w:t>, which typically involve statistical or machine learning models that characterize the relationship between chemical properties of a drug and a phenotypes associated with toxicity. These features are used, for example, to predict a drug’s likelihood of inhibiting a particular protein, such as the hERG channel in the heart, which can precipitate arrhythmias when modulated by a drug</w:t>
      </w:r>
      <w:r>
        <w:rPr>
          <w:color w:val="000000"/>
          <w:highlight w:val="white"/>
          <w:vertAlign w:val="superscript"/>
        </w:rPr>
        <w:t>9</w:t>
      </w:r>
      <w:r>
        <w:rPr>
          <w:color w:val="000000"/>
          <w:highlight w:val="white"/>
        </w:rPr>
        <w:t xml:space="preserve">. While this system is fairly robust, it fails to capture the long-term use toxicities and very rare side effects uncovered in post marketing surveillance. </w:t>
      </w:r>
    </w:p>
    <w:p w14:paraId="0000000C" w14:textId="77777777" w:rsidR="000F7A7E" w:rsidRDefault="00000000">
      <w:pPr>
        <w:spacing w:line="480" w:lineRule="auto"/>
        <w:ind w:firstLine="720"/>
        <w:jc w:val="both"/>
        <w:rPr>
          <w:color w:val="000000"/>
          <w:highlight w:val="white"/>
        </w:rPr>
      </w:pPr>
      <w:r>
        <w:rPr>
          <w:color w:val="000000"/>
          <w:highlight w:val="white"/>
        </w:rPr>
        <w:t>In addition, emerging big data analysis and machine learning techniques can be applied preclinically, during the drug development process, to provide a supplemental approach to toxicity prediction and eliminate potentially toxic drug candidates</w:t>
      </w:r>
      <w:r>
        <w:rPr>
          <w:color w:val="000000"/>
          <w:highlight w:val="white"/>
          <w:vertAlign w:val="superscript"/>
        </w:rPr>
        <w:t>10</w:t>
      </w:r>
      <w:r>
        <w:rPr>
          <w:color w:val="000000"/>
          <w:highlight w:val="white"/>
        </w:rPr>
        <w:t>. For example, deep neural network models applied to whole-genome DNA microarray data from the Open Toxicogenomics Project-</w:t>
      </w:r>
      <w:r>
        <w:rPr>
          <w:color w:val="000000"/>
          <w:highlight w:val="white"/>
        </w:rPr>
        <w:lastRenderedPageBreak/>
        <w:t>Genomics Assisted Toxicity Evaluation System and DrugMatrix have predicted three liver toxicity endpoints with a range of 56% to 89% accuracy</w:t>
      </w:r>
      <w:r>
        <w:rPr>
          <w:color w:val="000000"/>
          <w:highlight w:val="white"/>
          <w:vertAlign w:val="superscript"/>
        </w:rPr>
        <w:t>11</w:t>
      </w:r>
      <w:r>
        <w:rPr>
          <w:color w:val="000000"/>
          <w:highlight w:val="white"/>
        </w:rPr>
        <w:t>. Cardio ToxCSM, is a webserver that predicts six cardiac toxicity outcomes from chemical drug structure representations and molecular descriptors achieving areas under the receiver operating characteristic curve (AUROC) ranging from 0.63 to 0.92</w:t>
      </w:r>
      <w:r>
        <w:rPr>
          <w:color w:val="000000"/>
          <w:highlight w:val="white"/>
          <w:vertAlign w:val="superscript"/>
        </w:rPr>
        <w:t>12</w:t>
      </w:r>
      <w:r>
        <w:rPr>
          <w:color w:val="000000"/>
          <w:highlight w:val="white"/>
        </w:rPr>
        <w:t>. ProTox-II provides predictions for 33 toxicity endpoints based on drug chemical data and 15 assayed targets</w:t>
      </w:r>
      <w:r>
        <w:rPr>
          <w:color w:val="000000"/>
          <w:highlight w:val="white"/>
          <w:vertAlign w:val="superscript"/>
        </w:rPr>
        <w:t>13</w:t>
      </w:r>
      <w:r>
        <w:rPr>
          <w:color w:val="000000"/>
          <w:highlight w:val="white"/>
        </w:rPr>
        <w:t>. These existing predictors, which are not yet used in established drug development pipelines, focus on detecting organ system or pathway toxicities rather than labeling drugs based on their likelihood of resulting in any side effects that necessitate withdrawal.</w:t>
      </w:r>
    </w:p>
    <w:p w14:paraId="0000000D" w14:textId="77777777" w:rsidR="000F7A7E" w:rsidRDefault="00000000">
      <w:pPr>
        <w:spacing w:line="480" w:lineRule="auto"/>
        <w:ind w:firstLine="720"/>
        <w:jc w:val="both"/>
        <w:rPr>
          <w:color w:val="000000"/>
          <w:highlight w:val="white"/>
        </w:rPr>
      </w:pPr>
      <w:r>
        <w:rPr>
          <w:color w:val="000000"/>
          <w:highlight w:val="white"/>
        </w:rPr>
        <w:t>Structural features of protein drug targets have great potential for bolstering toxicity predictive models. Because these features describe the underlying structures of proteins, they are more readily able to capture similarities in different proteins</w:t>
      </w:r>
      <w:r>
        <w:rPr>
          <w:color w:val="000000"/>
          <w:highlight w:val="white"/>
          <w:vertAlign w:val="superscript"/>
        </w:rPr>
        <w:t>14</w:t>
      </w:r>
      <w:r>
        <w:rPr>
          <w:color w:val="000000"/>
          <w:highlight w:val="white"/>
        </w:rPr>
        <w:t xml:space="preserve">. These structural similarities, due to the interconnectedness of structure and function, </w:t>
      </w:r>
      <w:sdt>
        <w:sdtPr>
          <w:tag w:val="goog_rdk_19"/>
          <w:id w:val="1048726343"/>
        </w:sdtPr>
        <w:sdtContent>
          <w:del w:id="40" w:author="Nicole Zatorski, M.D., Ph.D." w:date="2025-08-11T09:30:00Z">
            <w:r>
              <w:rPr>
                <w:color w:val="000000"/>
                <w:highlight w:val="white"/>
              </w:rPr>
              <w:delText xml:space="preserve">therefore </w:delText>
            </w:r>
          </w:del>
        </w:sdtContent>
      </w:sdt>
      <w:r>
        <w:rPr>
          <w:color w:val="000000"/>
          <w:highlight w:val="white"/>
        </w:rPr>
        <w:t>allow structural features to capture functional similarities and therefore similarities in drug effects. Structural features have been used, along with machine learning approaches, to predict protein-protein interactions</w:t>
      </w:r>
      <w:r>
        <w:rPr>
          <w:color w:val="000000"/>
          <w:highlight w:val="white"/>
          <w:vertAlign w:val="superscript"/>
        </w:rPr>
        <w:t>15</w:t>
      </w:r>
      <w:r>
        <w:rPr>
          <w:color w:val="000000"/>
          <w:highlight w:val="white"/>
        </w:rPr>
        <w:t xml:space="preserve"> and to construct genetic disease protein networks</w:t>
      </w:r>
      <w:r>
        <w:rPr>
          <w:color w:val="000000"/>
          <w:highlight w:val="white"/>
          <w:vertAlign w:val="superscript"/>
        </w:rPr>
        <w:t>16</w:t>
      </w:r>
      <w:r>
        <w:rPr>
          <w:color w:val="000000"/>
          <w:highlight w:val="white"/>
        </w:rPr>
        <w:t>. Protein structural features also capture patterns in normal human tissues</w:t>
      </w:r>
      <w:r>
        <w:rPr>
          <w:color w:val="000000"/>
          <w:highlight w:val="white"/>
          <w:vertAlign w:val="superscript"/>
        </w:rPr>
        <w:t>17</w:t>
      </w:r>
      <w:r>
        <w:rPr>
          <w:color w:val="000000"/>
          <w:highlight w:val="white"/>
        </w:rPr>
        <w:t>, cancer</w:t>
      </w:r>
      <w:r>
        <w:rPr>
          <w:color w:val="000000"/>
          <w:highlight w:val="white"/>
          <w:vertAlign w:val="superscript"/>
        </w:rPr>
        <w:t>14,18</w:t>
      </w:r>
      <w:r>
        <w:rPr>
          <w:color w:val="000000"/>
          <w:highlight w:val="white"/>
        </w:rPr>
        <w:t>, and drug perturbations</w:t>
      </w:r>
      <w:r>
        <w:rPr>
          <w:color w:val="000000"/>
          <w:highlight w:val="white"/>
          <w:vertAlign w:val="superscript"/>
        </w:rPr>
        <w:t>14,17</w:t>
      </w:r>
      <w:r>
        <w:rPr>
          <w:color w:val="000000"/>
          <w:highlight w:val="white"/>
        </w:rPr>
        <w:t xml:space="preserve"> from gene expression and proteomics data. These features therefore, combined with current machine learning techniques, hold great potential for revealing unanticipated drug toxicities.</w:t>
      </w:r>
    </w:p>
    <w:p w14:paraId="0000000E" w14:textId="77777777" w:rsidR="000F7A7E" w:rsidRDefault="00000000">
      <w:pPr>
        <w:spacing w:line="480" w:lineRule="auto"/>
        <w:ind w:firstLine="720"/>
        <w:jc w:val="both"/>
        <w:rPr>
          <w:color w:val="000000"/>
          <w:highlight w:val="white"/>
        </w:rPr>
      </w:pPr>
      <w:r>
        <w:rPr>
          <w:color w:val="000000"/>
          <w:highlight w:val="white"/>
        </w:rPr>
        <w:t xml:space="preserve">Here we leverage data from 948 protein targets and their structural features with drug structural information to predict drug toxicity as defined by the compound’s withdrawal status. Drug withdrawal based on the recommendation of global drug safety regulatory agencies is a metric for drug toxicity that captures both extremely rare and severe drug side effects that have </w:t>
      </w:r>
      <w:r>
        <w:rPr>
          <w:color w:val="000000"/>
          <w:highlight w:val="white"/>
        </w:rPr>
        <w:lastRenderedPageBreak/>
        <w:t xml:space="preserve">not been anticipated by traditional screening approaches. We begin with an examination of the different characteristics between withdrawn drugs and those still deemed safe to use. Indeed, through rigorous feature analysis, we identify drug and drug target features correlated with withdrawal drug status which can be used to inform future drug development. We then develop a predictor, named Withdrawal Anticipation and Toxicity Characterization of Hits (WATCH), to determine the likelihood of a drug having unanticipated toxicity leading to regulatory withdrawal. Furthermore, we discuss how WATCH can be applied as a screening tool to anticipate toxicities that may emerge in drugs under investigation by applying the predictor to drugs in clinical trials. </w:t>
      </w:r>
    </w:p>
    <w:p w14:paraId="0000000F" w14:textId="77777777" w:rsidR="000F7A7E" w:rsidRDefault="000F7A7E">
      <w:pPr>
        <w:spacing w:line="480" w:lineRule="auto"/>
        <w:jc w:val="both"/>
        <w:rPr>
          <w:color w:val="000000"/>
          <w:highlight w:val="white"/>
        </w:rPr>
      </w:pPr>
    </w:p>
    <w:p w14:paraId="00000010" w14:textId="77777777" w:rsidR="000F7A7E" w:rsidRDefault="00000000">
      <w:pPr>
        <w:spacing w:line="480" w:lineRule="auto"/>
        <w:rPr>
          <w:b/>
          <w:bCs/>
          <w:color w:val="000000"/>
          <w:highlight w:val="white"/>
        </w:rPr>
      </w:pPr>
      <w:r>
        <w:rPr>
          <w:b/>
          <w:bCs/>
          <w:color w:val="000000"/>
          <w:highlight w:val="white"/>
        </w:rPr>
        <w:t>RESULTS</w:t>
      </w:r>
    </w:p>
    <w:p w14:paraId="00000011" w14:textId="77777777" w:rsidR="000F7A7E" w:rsidRDefault="00000000">
      <w:pPr>
        <w:spacing w:line="480" w:lineRule="auto"/>
        <w:rPr>
          <w:b/>
          <w:bCs/>
          <w:color w:val="000000"/>
          <w:highlight w:val="white"/>
        </w:rPr>
      </w:pPr>
      <w:r>
        <w:rPr>
          <w:b/>
          <w:bCs/>
          <w:color w:val="000000"/>
          <w:highlight w:val="white"/>
        </w:rPr>
        <w:t>Drug withdrawals categorized by organ system</w:t>
      </w:r>
    </w:p>
    <w:p w14:paraId="00000012" w14:textId="77777777" w:rsidR="000F7A7E" w:rsidRDefault="00000000">
      <w:pPr>
        <w:spacing w:line="480" w:lineRule="auto"/>
        <w:ind w:firstLine="360"/>
        <w:jc w:val="both"/>
        <w:rPr>
          <w:color w:val="000000"/>
          <w:highlight w:val="white"/>
        </w:rPr>
      </w:pPr>
      <w:r>
        <w:rPr>
          <w:color w:val="000000"/>
          <w:highlight w:val="white"/>
        </w:rPr>
        <w:t>The 120 drugs, found in the ChEMBL database</w:t>
      </w:r>
      <w:r>
        <w:rPr>
          <w:color w:val="000000"/>
          <w:highlight w:val="white"/>
          <w:vertAlign w:val="superscript"/>
        </w:rPr>
        <w:t>19</w:t>
      </w:r>
      <w:r>
        <w:rPr>
          <w:color w:val="000000"/>
          <w:highlight w:val="white"/>
        </w:rPr>
        <w:t>, that have been withdrawn by regulatory agencies worldwide have targeted a variety of organ systems (Supplementary Fig. 1). Interestingly, side effects affecting three organ systems make up a majority of reasons for drug withdrawal from the market. Cardiovascular (19.5%), hepatic (19.2%), and neuropsychiatric toxicity (13.2%) are the three largest contributors to drug withdrawal (Fig. 1). Cardiovascular reasons for withdrawal are largely due to arrhythmias and conditions that predispose to arrhythmias: arrhythmias (12%), QT prolongation (6%), ventricular tachycardia (6%), torsade de pointes (6%), ventricular arrhythmias (5%), and repolarization abnormalities (3%) (Supplementary Fig. 2A). This is supported by the focus of early cardiotoxicity screens, which primarily investigate compound interactions with arrhythmia inducing channels such as hERG</w:t>
      </w:r>
      <w:r>
        <w:rPr>
          <w:color w:val="000000"/>
          <w:highlight w:val="white"/>
          <w:vertAlign w:val="superscript"/>
        </w:rPr>
        <w:t>9</w:t>
      </w:r>
      <w:r>
        <w:rPr>
          <w:color w:val="000000"/>
          <w:highlight w:val="white"/>
        </w:rPr>
        <w:t>. Besides general hepatotoxicity, liver failure is the second largest listed reason for hepatotoxicity (8%) (Supplementary Fig. 2B). In contrast to</w:t>
      </w:r>
      <w:sdt>
        <w:sdtPr>
          <w:tag w:val="goog_rdk_20"/>
          <w:id w:val="-406200112"/>
        </w:sdtPr>
        <w:sdtContent>
          <w:ins w:id="41" w:author="Nicole Zatorski, M.D., Ph.D." w:date="2025-08-11T09:38:00Z">
            <w:r>
              <w:rPr>
                <w:color w:val="000000"/>
                <w:highlight w:val="white"/>
              </w:rPr>
              <w:t xml:space="preserve"> the symptoms associated with</w:t>
            </w:r>
          </w:ins>
        </w:sdtContent>
      </w:sdt>
      <w:r>
        <w:rPr>
          <w:color w:val="000000"/>
          <w:highlight w:val="white"/>
        </w:rPr>
        <w:t xml:space="preserve"> hepatotoxicity and cardiotoxicity, </w:t>
      </w:r>
      <w:sdt>
        <w:sdtPr>
          <w:tag w:val="goog_rdk_21"/>
          <w:id w:val="403534616"/>
        </w:sdtPr>
        <w:sdtContent>
          <w:del w:id="42" w:author="Nicole Zatorski, M.D., Ph.D." w:date="2025-08-11T09:34:00Z">
            <w:r>
              <w:rPr>
                <w:color w:val="000000"/>
                <w:highlight w:val="white"/>
              </w:rPr>
              <w:delText>neuropsychiatric toxicity has more variety of side</w:delText>
            </w:r>
          </w:del>
        </w:sdtContent>
      </w:sdt>
      <w:sdt>
        <w:sdtPr>
          <w:tag w:val="goog_rdk_22"/>
          <w:id w:val="2089127049"/>
        </w:sdtPr>
        <w:sdtContent>
          <w:ins w:id="43" w:author="Nicole Zatorski, M.D., Ph.D." w:date="2025-08-11T09:34:00Z">
            <w:r>
              <w:rPr>
                <w:color w:val="000000"/>
                <w:highlight w:val="white"/>
              </w:rPr>
              <w:t xml:space="preserve">the effects of </w:t>
            </w:r>
            <w:r>
              <w:rPr>
                <w:color w:val="000000"/>
                <w:highlight w:val="white"/>
              </w:rPr>
              <w:lastRenderedPageBreak/>
              <w:t>neuropsychiatric toxicities are more varied</w:t>
            </w:r>
          </w:ins>
        </w:sdtContent>
      </w:sdt>
      <w:r>
        <w:rPr>
          <w:color w:val="000000"/>
          <w:highlight w:val="white"/>
        </w:rPr>
        <w:t xml:space="preserve"> </w:t>
      </w:r>
      <w:sdt>
        <w:sdtPr>
          <w:tag w:val="goog_rdk_23"/>
          <w:id w:val="-214708548"/>
        </w:sdtPr>
        <w:sdtContent>
          <w:del w:id="44" w:author="Nicole Zatorski, M.D., Ph.D." w:date="2025-08-11T09:37:00Z">
            <w:r>
              <w:rPr>
                <w:color w:val="000000"/>
                <w:highlight w:val="white"/>
              </w:rPr>
              <w:delText>effects that</w:delText>
            </w:r>
          </w:del>
        </w:sdtContent>
      </w:sdt>
      <w:r>
        <w:rPr>
          <w:color w:val="000000"/>
          <w:highlight w:val="white"/>
        </w:rPr>
        <w:t xml:space="preserve"> rang</w:t>
      </w:r>
      <w:sdt>
        <w:sdtPr>
          <w:tag w:val="goog_rdk_24"/>
          <w:id w:val="-700027381"/>
        </w:sdtPr>
        <w:sdtContent>
          <w:ins w:id="45" w:author="Nicole Zatorski, M.D., Ph.D." w:date="2025-08-11T09:41:00Z">
            <w:r>
              <w:rPr>
                <w:color w:val="000000"/>
                <w:highlight w:val="white"/>
              </w:rPr>
              <w:t>ing</w:t>
            </w:r>
          </w:ins>
        </w:sdtContent>
      </w:sdt>
      <w:sdt>
        <w:sdtPr>
          <w:tag w:val="goog_rdk_25"/>
          <w:id w:val="1430451147"/>
        </w:sdtPr>
        <w:sdtContent>
          <w:del w:id="46" w:author="Nicole Zatorski, M.D., Ph.D." w:date="2025-08-11T09:41:00Z">
            <w:r>
              <w:rPr>
                <w:color w:val="000000"/>
                <w:highlight w:val="white"/>
              </w:rPr>
              <w:delText>e</w:delText>
            </w:r>
          </w:del>
        </w:sdtContent>
      </w:sdt>
      <w:r>
        <w:rPr>
          <w:color w:val="000000"/>
          <w:highlight w:val="white"/>
        </w:rPr>
        <w:t xml:space="preserve"> from abuse (21%) to central nervous system stimulation (2%) (Supplementary Fig. 2C). </w:t>
      </w:r>
      <w:sdt>
        <w:sdtPr>
          <w:tag w:val="goog_rdk_26"/>
          <w:id w:val="1474963482"/>
        </w:sdtPr>
        <w:sdtContent>
          <w:del w:id="47" w:author="Nicole Zatorski, M.D., Ph.D." w:date="2025-08-12T11:39:00Z">
            <w:r>
              <w:rPr>
                <w:color w:val="000000"/>
                <w:highlight w:val="white"/>
              </w:rPr>
              <w:delText xml:space="preserve">This reflects the wide range of observed neuropsychiatric toxicities and the difficulty in the development of </w:delText>
            </w:r>
            <w:r>
              <w:rPr>
                <w:i/>
                <w:iCs/>
                <w:color w:val="000000"/>
                <w:highlight w:val="white"/>
              </w:rPr>
              <w:delText>in vivo</w:delText>
            </w:r>
            <w:r>
              <w:rPr>
                <w:color w:val="000000"/>
                <w:highlight w:val="white"/>
              </w:rPr>
              <w:delText xml:space="preserve"> screening tests which can be applied prior to lengthy animal studies</w:delText>
            </w:r>
            <w:r>
              <w:rPr>
                <w:color w:val="000000"/>
                <w:highlight w:val="white"/>
                <w:vertAlign w:val="superscript"/>
              </w:rPr>
              <w:delText>20</w:delText>
            </w:r>
            <w:r>
              <w:rPr>
                <w:color w:val="000000"/>
                <w:highlight w:val="white"/>
              </w:rPr>
              <w:delText xml:space="preserve">. </w:delText>
            </w:r>
          </w:del>
        </w:sdtContent>
      </w:sdt>
      <w:r>
        <w:rPr>
          <w:color w:val="000000"/>
          <w:highlight w:val="white"/>
        </w:rPr>
        <w:t xml:space="preserve">Neuropsychiatric drugs are well known for their polypharmacology, where individual drugs bind many proteins, which contributes to increased </w:t>
      </w:r>
      <w:sdt>
        <w:sdtPr>
          <w:tag w:val="goog_rdk_27"/>
          <w:id w:val="-1423523505"/>
        </w:sdtPr>
        <w:sdtContent>
          <w:ins w:id="48" w:author="Nicole Zatorski, M.D., Ph.D." w:date="2025-08-12T11:39:00Z">
            <w:r>
              <w:rPr>
                <w:color w:val="000000"/>
                <w:highlight w:val="white"/>
              </w:rPr>
              <w:t xml:space="preserve">variety, </w:t>
            </w:r>
          </w:ins>
        </w:sdtContent>
      </w:sdt>
      <w:r>
        <w:rPr>
          <w:color w:val="000000"/>
          <w:highlight w:val="white"/>
        </w:rPr>
        <w:t>frequency</w:t>
      </w:r>
      <w:sdt>
        <w:sdtPr>
          <w:tag w:val="goog_rdk_28"/>
          <w:id w:val="1483040481"/>
        </w:sdtPr>
        <w:sdtContent>
          <w:ins w:id="49" w:author="Nicole Zatorski, M.D., Ph.D." w:date="2025-08-12T11:39:00Z">
            <w:r>
              <w:rPr>
                <w:color w:val="000000"/>
                <w:highlight w:val="white"/>
              </w:rPr>
              <w:t>,</w:t>
            </w:r>
          </w:ins>
        </w:sdtContent>
      </w:sdt>
      <w:r>
        <w:rPr>
          <w:color w:val="000000"/>
          <w:highlight w:val="white"/>
        </w:rPr>
        <w:t xml:space="preserve"> and severity of toxicity</w:t>
      </w:r>
      <w:r>
        <w:rPr>
          <w:color w:val="000000"/>
          <w:highlight w:val="white"/>
          <w:vertAlign w:val="superscript"/>
        </w:rPr>
        <w:t>21</w:t>
      </w:r>
      <w:r>
        <w:rPr>
          <w:color w:val="000000"/>
          <w:highlight w:val="white"/>
        </w:rPr>
        <w:t>.</w:t>
      </w:r>
      <w:r>
        <w:rPr>
          <w:noProof/>
        </w:rPr>
        <w:drawing>
          <wp:anchor distT="0" distB="0" distL="114300" distR="114300" simplePos="0" relativeHeight="251658240" behindDoc="0" locked="0" layoutInCell="1" hidden="0" allowOverlap="1" wp14:anchorId="0E5C1F7F" wp14:editId="7F30FF49">
            <wp:simplePos x="0" y="0"/>
            <wp:positionH relativeFrom="column">
              <wp:posOffset>1</wp:posOffset>
            </wp:positionH>
            <wp:positionV relativeFrom="paragraph">
              <wp:posOffset>68917</wp:posOffset>
            </wp:positionV>
            <wp:extent cx="5943600" cy="4402455"/>
            <wp:effectExtent l="0" t="0" r="0" b="0"/>
            <wp:wrapSquare wrapText="bothSides" distT="0" distB="0" distL="114300" distR="114300"/>
            <wp:docPr id="212480204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4402455"/>
                    </a:xfrm>
                    <a:prstGeom prst="rect">
                      <a:avLst/>
                    </a:prstGeom>
                    <a:ln/>
                  </pic:spPr>
                </pic:pic>
              </a:graphicData>
            </a:graphic>
          </wp:anchor>
        </w:drawing>
      </w:r>
      <w:r>
        <w:rPr>
          <w:noProof/>
        </w:rPr>
        <mc:AlternateContent>
          <mc:Choice Requires="wpg">
            <w:drawing>
              <wp:anchor distT="0" distB="0" distL="114300" distR="114300" simplePos="0" relativeHeight="251659264" behindDoc="0" locked="0" layoutInCell="1" hidden="0" allowOverlap="1" wp14:anchorId="15BE7D8C" wp14:editId="47E3183C">
                <wp:simplePos x="0" y="0"/>
                <wp:positionH relativeFrom="column">
                  <wp:posOffset>-74209</wp:posOffset>
                </wp:positionH>
                <wp:positionV relativeFrom="paragraph">
                  <wp:posOffset>4578812</wp:posOffset>
                </wp:positionV>
                <wp:extent cx="6022573" cy="750304"/>
                <wp:effectExtent l="0" t="0" r="0" b="0"/>
                <wp:wrapSquare wrapText="bothSides" distT="0" distB="0" distL="114300" distR="114300"/>
                <wp:docPr id="2124802040" name="Rectangle 2124802040"/>
                <wp:cNvGraphicFramePr/>
                <a:graphic xmlns:a="http://schemas.openxmlformats.org/drawingml/2006/main">
                  <a:graphicData uri="http://schemas.microsoft.com/office/word/2010/wordprocessingShape">
                    <wps:wsp>
                      <wps:cNvSpPr/>
                      <wps:spPr>
                        <a:xfrm>
                          <a:off x="2339476" y="3409611"/>
                          <a:ext cx="6013048" cy="740779"/>
                        </a:xfrm>
                        <a:prstGeom prst="rect">
                          <a:avLst/>
                        </a:prstGeom>
                        <a:solidFill>
                          <a:schemeClr val="lt1"/>
                        </a:solidFill>
                        <a:ln>
                          <a:noFill/>
                        </a:ln>
                      </wps:spPr>
                      <wps:txbx>
                        <w:txbxContent>
                          <w:p w14:paraId="147CC908" w14:textId="77777777" w:rsidR="000F7A7E" w:rsidRDefault="00000000">
                            <w:pPr>
                              <w:jc w:val="both"/>
                              <w:textDirection w:val="btLr"/>
                            </w:pPr>
                            <w:r>
                              <w:rPr>
                                <w:rFonts w:ascii="Times" w:eastAsia="Times" w:hAnsi="Times" w:cs="Times"/>
                                <w:b/>
                                <w:color w:val="000000"/>
                                <w:sz w:val="20"/>
                                <w:highlight w:val="white"/>
                              </w:rPr>
                              <w:t>Figure 1</w:t>
                            </w:r>
                            <w:r>
                              <w:rPr>
                                <w:rFonts w:ascii="Times" w:eastAsia="Times" w:hAnsi="Times" w:cs="Times"/>
                                <w:color w:val="000000"/>
                                <w:sz w:val="20"/>
                                <w:highlight w:val="white"/>
                              </w:rPr>
                              <w:t xml:space="preserve">. </w:t>
                            </w:r>
                            <w:r>
                              <w:rPr>
                                <w:rFonts w:ascii="Times" w:eastAsia="Times" w:hAnsi="Times" w:cs="Times"/>
                                <w:b/>
                                <w:color w:val="000000"/>
                                <w:sz w:val="20"/>
                                <w:highlight w:val="white"/>
                              </w:rPr>
                              <w:t xml:space="preserve">Causes of drug withdrawals listed by organ system of impact. </w:t>
                            </w:r>
                            <w:r>
                              <w:rPr>
                                <w:rFonts w:ascii="Times" w:eastAsia="Times" w:hAnsi="Times" w:cs="Times"/>
                                <w:color w:val="000000"/>
                                <w:sz w:val="20"/>
                                <w:highlight w:val="white"/>
                              </w:rPr>
                              <w:t>Three broad toxicity types, including cardiovascular, hepatic, and neuropsychiatric comprise a majority of reasons for drug withdrawals. Data was compiled from the ChEMBL database (Gaulton, et al., 2017).</w:t>
                            </w:r>
                            <w:r>
                              <w:rPr>
                                <w:rFonts w:ascii="Times" w:eastAsia="Times" w:hAnsi="Times" w:cs="Times"/>
                                <w:b/>
                                <w:color w:val="000000"/>
                                <w:sz w:val="20"/>
                                <w:highlight w:val="white"/>
                              </w:rPr>
                              <w:t xml:space="preserve"> </w:t>
                            </w:r>
                            <w:r>
                              <w:rPr>
                                <w:rFonts w:ascii="Times" w:eastAsia="Times" w:hAnsi="Times" w:cs="Times"/>
                                <w:color w:val="000000"/>
                                <w:sz w:val="20"/>
                                <w:highlight w:val="white"/>
                              </w:rPr>
                              <w:t>A single drug can have more than one potential cause for withdrawal.</w:t>
                            </w:r>
                          </w:p>
                          <w:p w14:paraId="123905AF" w14:textId="77777777" w:rsidR="000F7A7E" w:rsidRDefault="000F7A7E">
                            <w:pPr>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-74209</wp:posOffset>
                </wp:positionH>
                <wp:positionV relativeFrom="paragraph">
                  <wp:posOffset>4578812</wp:posOffset>
                </wp:positionV>
                <wp:extent cx="6022573" cy="750304"/>
                <wp:effectExtent b="0" l="0" r="0" t="0"/>
                <wp:wrapSquare wrapText="bothSides" distB="0" distT="0" distL="114300" distR="114300"/>
                <wp:docPr id="2124802040"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6022573" cy="750304"/>
                        </a:xfrm>
                        <a:prstGeom prst="rect"/>
                        <a:ln/>
                      </pic:spPr>
                    </pic:pic>
                  </a:graphicData>
                </a:graphic>
              </wp:anchor>
            </w:drawing>
          </mc:Fallback>
        </mc:AlternateContent>
      </w:r>
    </w:p>
    <w:p w14:paraId="00000013" w14:textId="77777777" w:rsidR="000F7A7E" w:rsidRDefault="00000000">
      <w:pPr>
        <w:spacing w:line="480" w:lineRule="auto"/>
        <w:rPr>
          <w:b/>
          <w:bCs/>
          <w:color w:val="000000"/>
          <w:highlight w:val="white"/>
        </w:rPr>
      </w:pPr>
      <w:r>
        <w:rPr>
          <w:b/>
          <w:bCs/>
          <w:color w:val="000000"/>
          <w:highlight w:val="white"/>
        </w:rPr>
        <w:t>Comparison between withdrawn and not withdrawn drugs by indication</w:t>
      </w:r>
    </w:p>
    <w:p w14:paraId="00000014" w14:textId="77777777" w:rsidR="000F7A7E" w:rsidRDefault="00000000">
      <w:pPr>
        <w:spacing w:line="480" w:lineRule="auto"/>
        <w:ind w:firstLine="720"/>
        <w:jc w:val="both"/>
        <w:rPr>
          <w:color w:val="000000"/>
          <w:highlight w:val="white"/>
        </w:rPr>
      </w:pPr>
      <w:r>
        <w:rPr>
          <w:color w:val="000000"/>
          <w:highlight w:val="white"/>
        </w:rPr>
        <w:t>A fisher exact test analysis of drug Anatomical Therapeutic Chemical (ATC) codes</w:t>
      </w:r>
      <w:r>
        <w:rPr>
          <w:color w:val="000000"/>
          <w:highlight w:val="white"/>
          <w:vertAlign w:val="superscript"/>
        </w:rPr>
        <w:t>22</w:t>
      </w:r>
      <w:r>
        <w:rPr>
          <w:color w:val="000000"/>
          <w:highlight w:val="white"/>
        </w:rPr>
        <w:t xml:space="preserve">, a hierarchical classification system of medicines maintained by the World Health Organization (WHO), reveals differences in target organ system and disease indication between drugs that are </w:t>
      </w:r>
      <w:r>
        <w:rPr>
          <w:color w:val="000000"/>
          <w:highlight w:val="white"/>
        </w:rPr>
        <w:lastRenderedPageBreak/>
        <w:t xml:space="preserve">in use and those that have been withdrawn (Fig. 2). Withdrawn drugs have different frequencies of therapeutic indications from drugs that are not withdrawn for various treatment types. For example, neither the antineoplastic nor antiparasitic categories have any withdrawn drugs. Antineoplastics account for 10% of not withdrawn drugs (p=1.66e-5) and antiparasitic drugs comprise 3% of not withdrawn drugs (p=0.0448) (Fig. 2). For other ATC indications, more drugs have been withdrawn than not withdrawn. Drugs that are indicated for diseases of the alimentary and metabolic systems (22% of withdrawn and 9% of not withdrawn p=3.63e-5), cardiovascular system (19% of withdrawn and 12% of not withdrawn p=0.0294), dermatologic system (12% of withdrawn and 6% of not withdrawn p=0.0331), musculo-skeletal system (22% of withdrawn and 5% of not withdrawn p=4.40e-10), and nervous system (45% of withdrawn and 18% of not withdrawn p=1.90e-10) have a higher frequency of withdrawals. A sub analysis of drugs actively </w:t>
      </w:r>
      <w:r>
        <w:rPr>
          <w:color w:val="000000"/>
          <w:highlight w:val="white"/>
        </w:rPr>
        <w:lastRenderedPageBreak/>
        <w:t>in clinical trials reveals that the primary indications of focus are: alimentary and metabolism (16%), antineoplastic and immune (13%), cardiovascular (12%), and nervous system (13%).</w:t>
      </w:r>
      <w:r>
        <w:rPr>
          <w:noProof/>
        </w:rPr>
        <w:drawing>
          <wp:anchor distT="0" distB="0" distL="114300" distR="114300" simplePos="0" relativeHeight="251660288" behindDoc="0" locked="0" layoutInCell="1" hidden="0" allowOverlap="1" wp14:anchorId="6E258E5C" wp14:editId="31D35416">
            <wp:simplePos x="0" y="0"/>
            <wp:positionH relativeFrom="column">
              <wp:posOffset>-69214</wp:posOffset>
            </wp:positionH>
            <wp:positionV relativeFrom="paragraph">
              <wp:posOffset>1378440</wp:posOffset>
            </wp:positionV>
            <wp:extent cx="5943600" cy="5655310"/>
            <wp:effectExtent l="0" t="0" r="0" b="0"/>
            <wp:wrapSquare wrapText="bothSides" distT="0" distB="0" distL="114300" distR="114300"/>
            <wp:docPr id="21248020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943600" cy="5655310"/>
                    </a:xfrm>
                    <a:prstGeom prst="rect">
                      <a:avLst/>
                    </a:prstGeom>
                    <a:ln/>
                  </pic:spPr>
                </pic:pic>
              </a:graphicData>
            </a:graphic>
          </wp:anchor>
        </w:drawing>
      </w:r>
      <w:r>
        <w:rPr>
          <w:noProof/>
        </w:rPr>
        <mc:AlternateContent>
          <mc:Choice Requires="wpg">
            <w:drawing>
              <wp:anchor distT="0" distB="0" distL="114300" distR="114300" simplePos="0" relativeHeight="251661312" behindDoc="0" locked="0" layoutInCell="1" hidden="0" allowOverlap="1" wp14:anchorId="134DA2CA" wp14:editId="246AEE36">
                <wp:simplePos x="0" y="0"/>
                <wp:positionH relativeFrom="column">
                  <wp:posOffset>-84281</wp:posOffset>
                </wp:positionH>
                <wp:positionV relativeFrom="paragraph">
                  <wp:posOffset>7015163</wp:posOffset>
                </wp:positionV>
                <wp:extent cx="6022340" cy="1212850"/>
                <wp:effectExtent l="0" t="0" r="0" b="0"/>
                <wp:wrapSquare wrapText="bothSides" distT="0" distB="0" distL="114300" distR="114300"/>
                <wp:docPr id="2124802042" name="Rectangle 2124802042"/>
                <wp:cNvGraphicFramePr/>
                <a:graphic xmlns:a="http://schemas.openxmlformats.org/drawingml/2006/main">
                  <a:graphicData uri="http://schemas.microsoft.com/office/word/2010/wordprocessingShape">
                    <wps:wsp>
                      <wps:cNvSpPr/>
                      <wps:spPr>
                        <a:xfrm>
                          <a:off x="2339593" y="3178338"/>
                          <a:ext cx="6012815" cy="1203325"/>
                        </a:xfrm>
                        <a:prstGeom prst="rect">
                          <a:avLst/>
                        </a:prstGeom>
                        <a:solidFill>
                          <a:schemeClr val="lt1"/>
                        </a:solidFill>
                        <a:ln>
                          <a:noFill/>
                        </a:ln>
                      </wps:spPr>
                      <wps:txbx>
                        <w:txbxContent>
                          <w:p w14:paraId="48965BAF" w14:textId="77777777" w:rsidR="000F7A7E" w:rsidRDefault="00000000">
                            <w:pPr>
                              <w:jc w:val="both"/>
                              <w:textDirection w:val="btLr"/>
                            </w:pPr>
                            <w:r>
                              <w:rPr>
                                <w:rFonts w:ascii="Times" w:eastAsia="Times" w:hAnsi="Times" w:cs="Times"/>
                                <w:b/>
                                <w:color w:val="000000"/>
                                <w:sz w:val="20"/>
                                <w:highlight w:val="white"/>
                              </w:rPr>
                              <w:t xml:space="preserve">Figure 2. Indication of withdrawn drugs compared to indications of approved drugs. </w:t>
                            </w:r>
                            <w:r>
                              <w:rPr>
                                <w:rFonts w:ascii="Times" w:eastAsia="Times" w:hAnsi="Times" w:cs="Times"/>
                                <w:color w:val="000000"/>
                                <w:sz w:val="20"/>
                                <w:highlight w:val="white"/>
                              </w:rPr>
                              <w:t>Indication are defined based on the first letter (Level 1) of the ATC code. Percent of compounds with that ATC first letter designation compared to the total number of compounds in that category is shown on the horizontal axis. Pairwise comparisons between frequencies of ATC indications performed with a fisher exact test show the following indications have differences between withdrawn and not withdrawn drugs: anti-infective, antineoplastic/immune, antiparasitic, hormones, musculo-skeletal and nervous system. A p-value lower than 0.05 is indicated by a *, and a p-value lower than the Bonferroni corrected significance level is indicated by a **.</w:t>
                            </w:r>
                          </w:p>
                          <w:p w14:paraId="4B483239" w14:textId="77777777" w:rsidR="000F7A7E" w:rsidRDefault="000F7A7E">
                            <w:pPr>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-84281</wp:posOffset>
                </wp:positionH>
                <wp:positionV relativeFrom="paragraph">
                  <wp:posOffset>7015163</wp:posOffset>
                </wp:positionV>
                <wp:extent cx="6022340" cy="1212850"/>
                <wp:effectExtent b="0" l="0" r="0" t="0"/>
                <wp:wrapSquare wrapText="bothSides" distB="0" distT="0" distL="114300" distR="114300"/>
                <wp:docPr id="2124802042"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6022340" cy="1212850"/>
                        </a:xfrm>
                        <a:prstGeom prst="rect"/>
                        <a:ln/>
                      </pic:spPr>
                    </pic:pic>
                  </a:graphicData>
                </a:graphic>
              </wp:anchor>
            </w:drawing>
          </mc:Fallback>
        </mc:AlternateContent>
      </w:r>
    </w:p>
    <w:p w14:paraId="00000015" w14:textId="77777777" w:rsidR="000F7A7E" w:rsidRDefault="00000000">
      <w:pPr>
        <w:spacing w:line="480" w:lineRule="auto"/>
        <w:rPr>
          <w:b/>
          <w:bCs/>
          <w:color w:val="000000"/>
          <w:highlight w:val="white"/>
        </w:rPr>
      </w:pPr>
      <w:r>
        <w:rPr>
          <w:b/>
          <w:bCs/>
          <w:color w:val="000000"/>
          <w:highlight w:val="white"/>
        </w:rPr>
        <w:t>Features of withdrawn drugs and their protein targets</w:t>
      </w:r>
    </w:p>
    <w:p w14:paraId="00000016" w14:textId="77777777" w:rsidR="000F7A7E" w:rsidRDefault="00000000">
      <w:pPr>
        <w:spacing w:line="480" w:lineRule="auto"/>
        <w:ind w:firstLine="360"/>
        <w:jc w:val="both"/>
        <w:rPr>
          <w:color w:val="000000"/>
          <w:highlight w:val="white"/>
        </w:rPr>
      </w:pPr>
      <w:r>
        <w:rPr>
          <w:color w:val="000000"/>
          <w:highlight w:val="white"/>
        </w:rPr>
        <w:lastRenderedPageBreak/>
        <w:t>To determine the characteristics that mark a drug removed from use due to toxicity, we investigated drug structural and pharmacological features through recursive feature elimination with cross validation (RFECV)</w:t>
      </w:r>
      <w:r>
        <w:rPr>
          <w:color w:val="000000"/>
          <w:highlight w:val="white"/>
          <w:vertAlign w:val="superscript"/>
        </w:rPr>
        <w:t>23</w:t>
      </w:r>
      <w:r>
        <w:rPr>
          <w:color w:val="000000"/>
          <w:highlight w:val="white"/>
        </w:rPr>
        <w:t xml:space="preserve"> using a random forest model, variance threshold, and generic univariate selection (Methods). Feature selection of drug chemical features demonstrates that route of administration, formulation as a prodrug, acidity (as measured by apKa), quantitative estimate of drug-likeness </w:t>
      </w:r>
      <w:r>
        <w:rPr>
          <w:color w:val="000000"/>
          <w:highlight w:val="white"/>
          <w:vertAlign w:val="superscript"/>
        </w:rPr>
        <w:t>24</w:t>
      </w:r>
      <w:r>
        <w:rPr>
          <w:color w:val="000000"/>
          <w:highlight w:val="white"/>
        </w:rPr>
        <w:t xml:space="preserve">, drug identity as a base, number of hydrogen bond acceptors (hba), molecular weight (MW), polar surface area (tPSA), lipophilicity (i.e. logP, logD), and </w:t>
      </w:r>
      <w:sdt>
        <w:sdtPr>
          <w:tag w:val="goog_rdk_29"/>
          <w:id w:val="-960961202"/>
        </w:sdtPr>
        <w:sdtContent>
          <w:del w:id="50" w:author="Nicole Zatorski, M.D., Ph.D." w:date="2025-08-12T11:40:00Z">
            <w:r>
              <w:rPr>
                <w:color w:val="000000"/>
                <w:highlight w:val="white"/>
              </w:rPr>
              <w:delText xml:space="preserve">frequency </w:delText>
            </w:r>
          </w:del>
        </w:sdtContent>
      </w:sdt>
      <w:sdt>
        <w:sdtPr>
          <w:tag w:val="goog_rdk_30"/>
          <w:id w:val="-1591101638"/>
        </w:sdtPr>
        <w:sdtContent>
          <w:ins w:id="51" w:author="Nicole Zatorski, M.D., Ph.D." w:date="2025-08-12T11:40:00Z">
            <w:r>
              <w:rPr>
                <w:color w:val="000000"/>
                <w:highlight w:val="white"/>
              </w:rPr>
              <w:t xml:space="preserve">number </w:t>
            </w:r>
          </w:ins>
        </w:sdtContent>
      </w:sdt>
      <w:r>
        <w:rPr>
          <w:color w:val="000000"/>
          <w:highlight w:val="white"/>
        </w:rPr>
        <w:t xml:space="preserve">of heavy atoms are all highly distinguishing features between withdrawn and not withdrawn drugs (Fig. 3, Supplementary Table 1). Consistent with these results, underrepresented features in withdrawn drugs include molecular weight, </w:t>
      </w:r>
      <w:sdt>
        <w:sdtPr>
          <w:tag w:val="goog_rdk_31"/>
          <w:id w:val="-1436601735"/>
        </w:sdtPr>
        <w:sdtContent>
          <w:del w:id="52" w:author="Nicole Zatorski, M.D., Ph.D." w:date="2025-08-12T11:40:00Z">
            <w:r>
              <w:rPr>
                <w:color w:val="000000"/>
                <w:highlight w:val="white"/>
              </w:rPr>
              <w:delText xml:space="preserve">frequency </w:delText>
            </w:r>
          </w:del>
        </w:sdtContent>
      </w:sdt>
      <w:sdt>
        <w:sdtPr>
          <w:tag w:val="goog_rdk_32"/>
          <w:id w:val="1995207170"/>
        </w:sdtPr>
        <w:sdtContent>
          <w:ins w:id="53" w:author="Nicole Zatorski, M.D., Ph.D." w:date="2025-08-12T11:40:00Z">
            <w:r>
              <w:rPr>
                <w:color w:val="000000"/>
                <w:highlight w:val="white"/>
              </w:rPr>
              <w:t xml:space="preserve">number </w:t>
            </w:r>
          </w:ins>
        </w:sdtContent>
      </w:sdt>
      <w:r>
        <w:rPr>
          <w:color w:val="000000"/>
          <w:highlight w:val="white"/>
        </w:rPr>
        <w:t>of heavy atoms, polar surface area, and quantitative estimate of drug-likeness (Fig. 3).</w:t>
      </w:r>
    </w:p>
    <w:p w14:paraId="00000017" w14:textId="77777777" w:rsidR="000F7A7E" w:rsidRDefault="00000000">
      <w:pPr>
        <w:spacing w:line="480" w:lineRule="auto"/>
        <w:ind w:firstLine="360"/>
        <w:jc w:val="both"/>
        <w:rPr>
          <w:color w:val="000000"/>
          <w:highlight w:val="white"/>
        </w:rPr>
      </w:pPr>
      <w:r>
        <w:rPr>
          <w:color w:val="000000"/>
          <w:highlight w:val="white"/>
        </w:rPr>
        <w:t xml:space="preserve">We next applied the feature selection approach to the protein targets, including the protein name, as well as protein structural and functional features, such as secondary structure elements, disordered regions, and coiled-coils. These proteins include intended and unintended targets of the drug. The most informative drug targets include proteins involved in drug absorption, disposition, metabolism, and excretion (ADME) that are screened in drug development as part of drug toxicity </w:t>
      </w:r>
      <w:r>
        <w:rPr>
          <w:color w:val="000000"/>
          <w:highlight w:val="white"/>
        </w:rPr>
        <w:lastRenderedPageBreak/>
        <w:t>target panels, such as the metabolic enzyme Cytochrome P450 (3A4, 2C19, 2J2)</w:t>
      </w:r>
      <w:r>
        <w:rPr>
          <w:color w:val="000000"/>
          <w:highlight w:val="white"/>
          <w:vertAlign w:val="superscript"/>
        </w:rPr>
        <w:t>25</w:t>
      </w:r>
      <w:r>
        <w:rPr>
          <w:color w:val="000000"/>
          <w:highlight w:val="white"/>
        </w:rPr>
        <w:t xml:space="preserve">; and the membrane transporters </w:t>
      </w:r>
      <w:r>
        <w:rPr>
          <w:color w:val="000000"/>
          <w:highlight w:val="white"/>
          <w:vertAlign w:val="superscript"/>
        </w:rPr>
        <w:t>26,27</w:t>
      </w:r>
      <w:r>
        <w:rPr>
          <w:color w:val="000000"/>
          <w:highlight w:val="white"/>
        </w:rPr>
        <w:t xml:space="preserve"> the ATP-binding cassette sub-family C (members 2-4), the bile salt </w:t>
      </w:r>
      <w:r>
        <w:rPr>
          <w:noProof/>
        </w:rPr>
        <w:drawing>
          <wp:anchor distT="0" distB="0" distL="114300" distR="114300" simplePos="0" relativeHeight="251662336" behindDoc="0" locked="0" layoutInCell="1" hidden="0" allowOverlap="1" wp14:anchorId="35414464" wp14:editId="23E981B4">
            <wp:simplePos x="0" y="0"/>
            <wp:positionH relativeFrom="column">
              <wp:posOffset>1</wp:posOffset>
            </wp:positionH>
            <wp:positionV relativeFrom="paragraph">
              <wp:posOffset>92027</wp:posOffset>
            </wp:positionV>
            <wp:extent cx="5942965" cy="4888865"/>
            <wp:effectExtent l="0" t="0" r="0" b="0"/>
            <wp:wrapSquare wrapText="bothSides" distT="0" distB="0" distL="114300" distR="114300"/>
            <wp:docPr id="21248020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t="5213"/>
                    <a:stretch>
                      <a:fillRect/>
                    </a:stretch>
                  </pic:blipFill>
                  <pic:spPr>
                    <a:xfrm>
                      <a:off x="0" y="0"/>
                      <a:ext cx="5942965" cy="4888865"/>
                    </a:xfrm>
                    <a:prstGeom prst="rect">
                      <a:avLst/>
                    </a:prstGeom>
                    <a:ln/>
                  </pic:spPr>
                </pic:pic>
              </a:graphicData>
            </a:graphic>
          </wp:anchor>
        </w:drawing>
      </w:r>
      <w:r>
        <w:rPr>
          <w:noProof/>
        </w:rPr>
        <mc:AlternateContent>
          <mc:Choice Requires="wpg">
            <w:drawing>
              <wp:anchor distT="0" distB="0" distL="114300" distR="114300" simplePos="0" relativeHeight="251663360" behindDoc="0" locked="0" layoutInCell="1" hidden="0" allowOverlap="1" wp14:anchorId="502193E8" wp14:editId="333409FE">
                <wp:simplePos x="0" y="0"/>
                <wp:positionH relativeFrom="column">
                  <wp:posOffset>-4761</wp:posOffset>
                </wp:positionH>
                <wp:positionV relativeFrom="paragraph">
                  <wp:posOffset>4990638</wp:posOffset>
                </wp:positionV>
                <wp:extent cx="5951943" cy="1907773"/>
                <wp:effectExtent l="0" t="0" r="0" b="0"/>
                <wp:wrapSquare wrapText="bothSides" distT="0" distB="0" distL="114300" distR="114300"/>
                <wp:docPr id="2124802041" name="Rectangle 2124802041"/>
                <wp:cNvGraphicFramePr/>
                <a:graphic xmlns:a="http://schemas.openxmlformats.org/drawingml/2006/main">
                  <a:graphicData uri="http://schemas.microsoft.com/office/word/2010/wordprocessingShape">
                    <wps:wsp>
                      <wps:cNvSpPr/>
                      <wps:spPr>
                        <a:xfrm>
                          <a:off x="2374791" y="2830876"/>
                          <a:ext cx="5942418" cy="1898248"/>
                        </a:xfrm>
                        <a:prstGeom prst="rect">
                          <a:avLst/>
                        </a:prstGeom>
                        <a:solidFill>
                          <a:schemeClr val="lt1"/>
                        </a:solidFill>
                        <a:ln>
                          <a:noFill/>
                        </a:ln>
                      </wps:spPr>
                      <wps:txbx>
                        <w:txbxContent>
                          <w:p w14:paraId="36BCD274" w14:textId="77777777" w:rsidR="000F7A7E" w:rsidRDefault="00000000">
                            <w:pPr>
                              <w:jc w:val="both"/>
                              <w:textDirection w:val="btLr"/>
                            </w:pPr>
                            <w:r>
                              <w:rPr>
                                <w:rFonts w:ascii="Times" w:eastAsia="Times" w:hAnsi="Times" w:cs="Times"/>
                                <w:b/>
                                <w:color w:val="000000"/>
                                <w:sz w:val="20"/>
                                <w:highlight w:val="white"/>
                              </w:rPr>
                              <w:t>Figure 3. Drug chemical features of withdrawn drugs compared to not withdrawn drugs.</w:t>
                            </w:r>
                            <w:r>
                              <w:rPr>
                                <w:rFonts w:ascii="Times" w:eastAsia="Times" w:hAnsi="Times" w:cs="Times"/>
                                <w:color w:val="000000"/>
                                <w:sz w:val="20"/>
                                <w:highlight w:val="white"/>
                              </w:rPr>
                              <w:t xml:space="preserve"> </w:t>
                            </w:r>
                            <w:r>
                              <w:rPr>
                                <w:color w:val="000000"/>
                                <w:sz w:val="20"/>
                                <w:highlight w:val="white"/>
                              </w:rPr>
                              <w:t xml:space="preserve">The average values of continuous variables and the frequency counts normalized by the total number of drugs in each category for categorical variables were calculated for withdrawn and not withdrawn drugs. For each statistically significantly different chemical feature variable, the log base 2 value of the ratio of the withdrawn drug divided by the not withdrawn drug was plotted. </w:t>
                            </w:r>
                            <w:r>
                              <w:rPr>
                                <w:rFonts w:ascii="Times" w:eastAsia="Times" w:hAnsi="Times" w:cs="Times"/>
                                <w:color w:val="000000"/>
                                <w:sz w:val="20"/>
                                <w:highlight w:val="white"/>
                              </w:rPr>
                              <w:t xml:space="preserve">Features with positive values are larger in withdrawn drugs than not withdrawn drugs. All features shown have a p-value smaller than 0.05. Feature names correspond to those found in ChEMBL chembl_webresource_client. Features that are over represented in withdrawn drugs include lipophilic characteristics (cx_logd, alogp and cx_logp, which correspond to logD and logP respectively) as well as number of aromatic rings. Features that are under represented in withdrawn drugs include the number of atoms participating in hydrogen bonds (hydrogen bond acceptors and donors- hba, hbd, hba_lipinski, hbd_lipinski), the molecular weight (mw_freebase, mw_monoisotopic, full_mwt), polar surface area (psa), status as a prodrug, and routes of administration (topical, parenteral, and oral administration). </w:t>
                            </w:r>
                          </w:p>
                          <w:p w14:paraId="04E29019" w14:textId="77777777" w:rsidR="000F7A7E" w:rsidRDefault="000F7A7E">
                            <w:pPr>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-4761</wp:posOffset>
                </wp:positionH>
                <wp:positionV relativeFrom="paragraph">
                  <wp:posOffset>4990638</wp:posOffset>
                </wp:positionV>
                <wp:extent cx="5951943" cy="1907773"/>
                <wp:effectExtent b="0" l="0" r="0" t="0"/>
                <wp:wrapSquare wrapText="bothSides" distB="0" distT="0" distL="114300" distR="114300"/>
                <wp:docPr id="2124802041"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5951943" cy="1907773"/>
                        </a:xfrm>
                        <a:prstGeom prst="rect"/>
                        <a:ln/>
                      </pic:spPr>
                    </pic:pic>
                  </a:graphicData>
                </a:graphic>
              </wp:anchor>
            </w:drawing>
          </mc:Fallback>
        </mc:AlternateContent>
      </w:r>
    </w:p>
    <w:tbl>
      <w:tblPr>
        <w:tblStyle w:val="a"/>
        <w:tblpPr w:leftFromText="180" w:rightFromText="180" w:vertAnchor="text" w:tblpY="3019"/>
        <w:tblW w:w="9351" w:type="dxa"/>
        <w:tblLayout w:type="fixed"/>
        <w:tblLook w:val="0400" w:firstRow="0" w:lastRow="0" w:firstColumn="0" w:lastColumn="0" w:noHBand="0" w:noVBand="1"/>
      </w:tblPr>
      <w:tblGrid>
        <w:gridCol w:w="995"/>
        <w:gridCol w:w="1162"/>
        <w:gridCol w:w="2239"/>
        <w:gridCol w:w="2165"/>
        <w:gridCol w:w="2790"/>
      </w:tblGrid>
      <w:tr w:rsidR="000F7A7E" w14:paraId="02BECE67" w14:textId="77777777">
        <w:trPr>
          <w:trHeight w:val="132"/>
        </w:trPr>
        <w:tc>
          <w:tcPr>
            <w:tcW w:w="995" w:type="dxa"/>
            <w:tcBorders>
              <w:top w:val="single" w:sz="4" w:space="0" w:color="000000"/>
              <w:left w:val="single" w:sz="4" w:space="0" w:color="000000"/>
              <w:bottom w:val="single" w:sz="4" w:space="0" w:color="000000"/>
              <w:right w:val="single" w:sz="4" w:space="0" w:color="000000"/>
            </w:tcBorders>
            <w:vAlign w:val="center"/>
          </w:tcPr>
          <w:p w14:paraId="00000018" w14:textId="77777777" w:rsidR="000F7A7E" w:rsidRDefault="00000000">
            <w:pPr>
              <w:jc w:val="both"/>
              <w:rPr>
                <w:b/>
                <w:bCs/>
                <w:color w:val="000000"/>
                <w:sz w:val="20"/>
                <w:szCs w:val="20"/>
              </w:rPr>
            </w:pPr>
            <w:r>
              <w:rPr>
                <w:b/>
                <w:bCs/>
                <w:color w:val="000000"/>
                <w:sz w:val="20"/>
                <w:szCs w:val="20"/>
              </w:rPr>
              <w:lastRenderedPageBreak/>
              <w:t>Protein Target</w:t>
            </w:r>
            <w:r>
              <w:rPr>
                <w:b/>
                <w:bCs/>
                <w:color w:val="000000"/>
                <w:sz w:val="20"/>
                <w:szCs w:val="20"/>
                <w:vertAlign w:val="superscript"/>
              </w:rPr>
              <w:t>A</w:t>
            </w:r>
          </w:p>
        </w:tc>
        <w:tc>
          <w:tcPr>
            <w:tcW w:w="1162" w:type="dxa"/>
            <w:tcBorders>
              <w:top w:val="single" w:sz="4" w:space="0" w:color="000000"/>
              <w:left w:val="nil"/>
              <w:bottom w:val="single" w:sz="4" w:space="0" w:color="000000"/>
              <w:right w:val="single" w:sz="4" w:space="0" w:color="000000"/>
            </w:tcBorders>
            <w:vAlign w:val="center"/>
          </w:tcPr>
          <w:p w14:paraId="00000019" w14:textId="77777777" w:rsidR="000F7A7E" w:rsidRDefault="00000000">
            <w:pPr>
              <w:jc w:val="both"/>
              <w:rPr>
                <w:b/>
                <w:bCs/>
                <w:color w:val="000000"/>
                <w:sz w:val="20"/>
                <w:szCs w:val="20"/>
              </w:rPr>
            </w:pPr>
            <w:r>
              <w:rPr>
                <w:b/>
                <w:bCs/>
                <w:color w:val="000000"/>
                <w:sz w:val="20"/>
                <w:szCs w:val="20"/>
              </w:rPr>
              <w:t>Gene Name</w:t>
            </w:r>
            <w:r>
              <w:rPr>
                <w:b/>
                <w:bCs/>
                <w:color w:val="000000"/>
                <w:sz w:val="20"/>
                <w:szCs w:val="20"/>
                <w:vertAlign w:val="superscript"/>
              </w:rPr>
              <w:t>B</w:t>
            </w:r>
          </w:p>
        </w:tc>
        <w:tc>
          <w:tcPr>
            <w:tcW w:w="2239" w:type="dxa"/>
            <w:tcBorders>
              <w:top w:val="single" w:sz="4" w:space="0" w:color="000000"/>
              <w:left w:val="single" w:sz="4" w:space="0" w:color="000000"/>
              <w:bottom w:val="single" w:sz="4" w:space="0" w:color="000000"/>
              <w:right w:val="single" w:sz="4" w:space="0" w:color="000000"/>
            </w:tcBorders>
            <w:vAlign w:val="center"/>
          </w:tcPr>
          <w:p w14:paraId="0000001A" w14:textId="77777777" w:rsidR="000F7A7E" w:rsidRDefault="00000000">
            <w:pPr>
              <w:jc w:val="both"/>
              <w:rPr>
                <w:b/>
                <w:bCs/>
                <w:color w:val="000000"/>
                <w:sz w:val="20"/>
                <w:szCs w:val="20"/>
                <w:vertAlign w:val="superscript"/>
              </w:rPr>
            </w:pPr>
            <w:r>
              <w:rPr>
                <w:b/>
                <w:bCs/>
                <w:color w:val="000000"/>
                <w:sz w:val="20"/>
                <w:szCs w:val="20"/>
              </w:rPr>
              <w:t>Protein Target Name</w:t>
            </w:r>
            <w:r>
              <w:rPr>
                <w:b/>
                <w:bCs/>
                <w:color w:val="000000"/>
                <w:sz w:val="20"/>
                <w:szCs w:val="20"/>
                <w:vertAlign w:val="superscript"/>
              </w:rPr>
              <w:t>C</w:t>
            </w:r>
          </w:p>
        </w:tc>
        <w:tc>
          <w:tcPr>
            <w:tcW w:w="2165" w:type="dxa"/>
            <w:tcBorders>
              <w:top w:val="single" w:sz="4" w:space="0" w:color="000000"/>
              <w:left w:val="nil"/>
              <w:bottom w:val="single" w:sz="4" w:space="0" w:color="000000"/>
              <w:right w:val="single" w:sz="4" w:space="0" w:color="000000"/>
            </w:tcBorders>
            <w:vAlign w:val="center"/>
          </w:tcPr>
          <w:p w14:paraId="0000001B" w14:textId="77777777" w:rsidR="000F7A7E" w:rsidRDefault="00000000">
            <w:pPr>
              <w:jc w:val="both"/>
              <w:rPr>
                <w:b/>
                <w:bCs/>
                <w:color w:val="000000"/>
                <w:sz w:val="20"/>
                <w:szCs w:val="20"/>
                <w:vertAlign w:val="superscript"/>
              </w:rPr>
            </w:pPr>
            <w:r>
              <w:rPr>
                <w:b/>
                <w:bCs/>
                <w:color w:val="000000"/>
                <w:sz w:val="20"/>
                <w:szCs w:val="20"/>
              </w:rPr>
              <w:t>Biological Function</w:t>
            </w:r>
            <w:r>
              <w:rPr>
                <w:b/>
                <w:bCs/>
                <w:color w:val="000000"/>
                <w:sz w:val="20"/>
                <w:szCs w:val="20"/>
                <w:vertAlign w:val="superscript"/>
              </w:rPr>
              <w:t>D</w:t>
            </w:r>
          </w:p>
        </w:tc>
        <w:tc>
          <w:tcPr>
            <w:tcW w:w="2790" w:type="dxa"/>
            <w:tcBorders>
              <w:top w:val="single" w:sz="4" w:space="0" w:color="000000"/>
              <w:left w:val="nil"/>
              <w:bottom w:val="single" w:sz="4" w:space="0" w:color="000000"/>
              <w:right w:val="single" w:sz="4" w:space="0" w:color="000000"/>
            </w:tcBorders>
            <w:vAlign w:val="center"/>
          </w:tcPr>
          <w:p w14:paraId="0000001C" w14:textId="77777777" w:rsidR="000F7A7E" w:rsidRDefault="00000000">
            <w:pPr>
              <w:jc w:val="both"/>
              <w:rPr>
                <w:b/>
                <w:bCs/>
                <w:color w:val="000000"/>
                <w:sz w:val="20"/>
                <w:szCs w:val="20"/>
                <w:vertAlign w:val="superscript"/>
              </w:rPr>
            </w:pPr>
            <w:r>
              <w:rPr>
                <w:b/>
                <w:bCs/>
                <w:color w:val="000000"/>
                <w:sz w:val="20"/>
                <w:szCs w:val="20"/>
              </w:rPr>
              <w:t>Drugs with lowest IC</w:t>
            </w:r>
            <w:r>
              <w:rPr>
                <w:b/>
                <w:bCs/>
                <w:color w:val="000000"/>
                <w:sz w:val="20"/>
                <w:szCs w:val="20"/>
                <w:vertAlign w:val="subscript"/>
              </w:rPr>
              <w:t>50</w:t>
            </w:r>
            <w:r>
              <w:rPr>
                <w:b/>
                <w:bCs/>
                <w:color w:val="000000"/>
                <w:sz w:val="20"/>
                <w:szCs w:val="20"/>
              </w:rPr>
              <w:t xml:space="preserve"> standard values</w:t>
            </w:r>
            <w:r>
              <w:rPr>
                <w:b/>
                <w:bCs/>
                <w:color w:val="000000"/>
                <w:sz w:val="20"/>
                <w:szCs w:val="20"/>
                <w:vertAlign w:val="superscript"/>
              </w:rPr>
              <w:t>E</w:t>
            </w:r>
          </w:p>
        </w:tc>
      </w:tr>
      <w:tr w:rsidR="000F7A7E" w14:paraId="6D00E52F" w14:textId="77777777">
        <w:trPr>
          <w:trHeight w:val="83"/>
        </w:trPr>
        <w:tc>
          <w:tcPr>
            <w:tcW w:w="995" w:type="dxa"/>
            <w:tcBorders>
              <w:top w:val="nil"/>
              <w:left w:val="single" w:sz="4" w:space="0" w:color="000000"/>
              <w:bottom w:val="single" w:sz="4" w:space="0" w:color="000000"/>
              <w:right w:val="single" w:sz="4" w:space="0" w:color="000000"/>
            </w:tcBorders>
            <w:vAlign w:val="center"/>
          </w:tcPr>
          <w:p w14:paraId="0000001D" w14:textId="77777777" w:rsidR="000F7A7E" w:rsidRDefault="00000000">
            <w:pPr>
              <w:jc w:val="both"/>
              <w:rPr>
                <w:color w:val="000000"/>
                <w:sz w:val="20"/>
                <w:szCs w:val="20"/>
              </w:rPr>
            </w:pPr>
            <w:r>
              <w:rPr>
                <w:color w:val="000000"/>
                <w:sz w:val="20"/>
                <w:szCs w:val="20"/>
              </w:rPr>
              <w:t>O15438</w:t>
            </w:r>
          </w:p>
        </w:tc>
        <w:tc>
          <w:tcPr>
            <w:tcW w:w="1162" w:type="dxa"/>
            <w:tcBorders>
              <w:top w:val="single" w:sz="4" w:space="0" w:color="000000"/>
              <w:left w:val="nil"/>
              <w:bottom w:val="single" w:sz="4" w:space="0" w:color="000000"/>
              <w:right w:val="single" w:sz="4" w:space="0" w:color="000000"/>
            </w:tcBorders>
            <w:vAlign w:val="center"/>
          </w:tcPr>
          <w:p w14:paraId="0000001E" w14:textId="77777777" w:rsidR="000F7A7E" w:rsidRDefault="00000000">
            <w:pPr>
              <w:jc w:val="both"/>
              <w:rPr>
                <w:color w:val="000000"/>
                <w:sz w:val="20"/>
                <w:szCs w:val="20"/>
              </w:rPr>
            </w:pPr>
            <w:r>
              <w:rPr>
                <w:color w:val="000000"/>
                <w:sz w:val="20"/>
                <w:szCs w:val="20"/>
              </w:rPr>
              <w:t>ABCC3</w:t>
            </w:r>
          </w:p>
        </w:tc>
        <w:tc>
          <w:tcPr>
            <w:tcW w:w="2239" w:type="dxa"/>
            <w:tcBorders>
              <w:top w:val="nil"/>
              <w:left w:val="single" w:sz="4" w:space="0" w:color="000000"/>
              <w:bottom w:val="single" w:sz="4" w:space="0" w:color="000000"/>
              <w:right w:val="single" w:sz="4" w:space="0" w:color="000000"/>
            </w:tcBorders>
            <w:vAlign w:val="center"/>
          </w:tcPr>
          <w:p w14:paraId="0000001F" w14:textId="77777777" w:rsidR="000F7A7E" w:rsidRDefault="00000000">
            <w:pPr>
              <w:jc w:val="center"/>
              <w:rPr>
                <w:color w:val="000000"/>
                <w:sz w:val="20"/>
                <w:szCs w:val="20"/>
              </w:rPr>
            </w:pPr>
            <w:r>
              <w:rPr>
                <w:color w:val="000000"/>
                <w:sz w:val="20"/>
                <w:szCs w:val="20"/>
              </w:rPr>
              <w:t>ATP-binding cassette sub-family C member 3</w:t>
            </w:r>
          </w:p>
        </w:tc>
        <w:tc>
          <w:tcPr>
            <w:tcW w:w="2165" w:type="dxa"/>
            <w:tcBorders>
              <w:top w:val="nil"/>
              <w:left w:val="nil"/>
              <w:bottom w:val="single" w:sz="4" w:space="0" w:color="000000"/>
              <w:right w:val="single" w:sz="4" w:space="0" w:color="000000"/>
            </w:tcBorders>
            <w:vAlign w:val="center"/>
          </w:tcPr>
          <w:p w14:paraId="00000020" w14:textId="77777777" w:rsidR="000F7A7E" w:rsidRDefault="00000000">
            <w:pPr>
              <w:jc w:val="center"/>
              <w:rPr>
                <w:color w:val="000000"/>
                <w:sz w:val="20"/>
                <w:szCs w:val="20"/>
              </w:rPr>
            </w:pPr>
            <w:r>
              <w:rPr>
                <w:color w:val="000000"/>
                <w:sz w:val="20"/>
                <w:szCs w:val="20"/>
              </w:rPr>
              <w:t>transports drugs across cell membranes</w:t>
            </w:r>
          </w:p>
        </w:tc>
        <w:tc>
          <w:tcPr>
            <w:tcW w:w="2790" w:type="dxa"/>
            <w:tcBorders>
              <w:top w:val="nil"/>
              <w:left w:val="nil"/>
              <w:bottom w:val="single" w:sz="4" w:space="0" w:color="000000"/>
              <w:right w:val="single" w:sz="4" w:space="0" w:color="000000"/>
            </w:tcBorders>
            <w:vAlign w:val="center"/>
          </w:tcPr>
          <w:p w14:paraId="00000021" w14:textId="77777777" w:rsidR="000F7A7E" w:rsidRDefault="00000000">
            <w:pPr>
              <w:jc w:val="center"/>
              <w:rPr>
                <w:color w:val="000000"/>
                <w:sz w:val="20"/>
                <w:szCs w:val="20"/>
              </w:rPr>
            </w:pPr>
            <w:r>
              <w:rPr>
                <w:color w:val="000000"/>
                <w:sz w:val="20"/>
                <w:szCs w:val="20"/>
              </w:rPr>
              <w:t>Cyclosporin A, amg-009, olmesartan medoxomil</w:t>
            </w:r>
          </w:p>
        </w:tc>
      </w:tr>
      <w:tr w:rsidR="000F7A7E" w14:paraId="56653CE1" w14:textId="77777777">
        <w:trPr>
          <w:trHeight w:val="83"/>
        </w:trPr>
        <w:tc>
          <w:tcPr>
            <w:tcW w:w="995" w:type="dxa"/>
            <w:tcBorders>
              <w:top w:val="nil"/>
              <w:left w:val="single" w:sz="4" w:space="0" w:color="000000"/>
              <w:bottom w:val="single" w:sz="4" w:space="0" w:color="000000"/>
              <w:right w:val="single" w:sz="4" w:space="0" w:color="000000"/>
            </w:tcBorders>
            <w:vAlign w:val="center"/>
          </w:tcPr>
          <w:p w14:paraId="00000022" w14:textId="77777777" w:rsidR="000F7A7E" w:rsidRDefault="00000000">
            <w:pPr>
              <w:jc w:val="both"/>
              <w:rPr>
                <w:color w:val="000000"/>
                <w:sz w:val="20"/>
                <w:szCs w:val="20"/>
              </w:rPr>
            </w:pPr>
            <w:r>
              <w:rPr>
                <w:color w:val="000000"/>
                <w:sz w:val="20"/>
                <w:szCs w:val="20"/>
              </w:rPr>
              <w:t>O95342</w:t>
            </w:r>
          </w:p>
        </w:tc>
        <w:tc>
          <w:tcPr>
            <w:tcW w:w="1162" w:type="dxa"/>
            <w:tcBorders>
              <w:top w:val="single" w:sz="4" w:space="0" w:color="000000"/>
              <w:left w:val="nil"/>
              <w:bottom w:val="single" w:sz="4" w:space="0" w:color="000000"/>
              <w:right w:val="single" w:sz="4" w:space="0" w:color="000000"/>
            </w:tcBorders>
            <w:vAlign w:val="center"/>
          </w:tcPr>
          <w:p w14:paraId="00000023" w14:textId="77777777" w:rsidR="000F7A7E" w:rsidRDefault="00000000">
            <w:pPr>
              <w:jc w:val="both"/>
              <w:rPr>
                <w:color w:val="000000"/>
                <w:sz w:val="20"/>
                <w:szCs w:val="20"/>
              </w:rPr>
            </w:pPr>
            <w:r>
              <w:rPr>
                <w:color w:val="000000"/>
                <w:sz w:val="20"/>
                <w:szCs w:val="20"/>
              </w:rPr>
              <w:t>ABCB11</w:t>
            </w:r>
          </w:p>
        </w:tc>
        <w:tc>
          <w:tcPr>
            <w:tcW w:w="2239" w:type="dxa"/>
            <w:tcBorders>
              <w:top w:val="nil"/>
              <w:left w:val="single" w:sz="4" w:space="0" w:color="000000"/>
              <w:bottom w:val="single" w:sz="4" w:space="0" w:color="000000"/>
              <w:right w:val="single" w:sz="4" w:space="0" w:color="000000"/>
            </w:tcBorders>
            <w:vAlign w:val="center"/>
          </w:tcPr>
          <w:p w14:paraId="00000024" w14:textId="77777777" w:rsidR="000F7A7E" w:rsidRDefault="00000000">
            <w:pPr>
              <w:jc w:val="center"/>
              <w:rPr>
                <w:color w:val="000000"/>
                <w:sz w:val="20"/>
                <w:szCs w:val="20"/>
              </w:rPr>
            </w:pPr>
            <w:r>
              <w:rPr>
                <w:color w:val="000000"/>
                <w:sz w:val="20"/>
                <w:szCs w:val="20"/>
              </w:rPr>
              <w:t>ATP-binding cassette sub-family B member 11</w:t>
            </w:r>
          </w:p>
        </w:tc>
        <w:tc>
          <w:tcPr>
            <w:tcW w:w="2165" w:type="dxa"/>
            <w:tcBorders>
              <w:top w:val="nil"/>
              <w:left w:val="nil"/>
              <w:bottom w:val="single" w:sz="4" w:space="0" w:color="000000"/>
              <w:right w:val="single" w:sz="4" w:space="0" w:color="000000"/>
            </w:tcBorders>
            <w:vAlign w:val="center"/>
          </w:tcPr>
          <w:p w14:paraId="00000025" w14:textId="77777777" w:rsidR="000F7A7E" w:rsidRDefault="00000000">
            <w:pPr>
              <w:jc w:val="center"/>
              <w:rPr>
                <w:color w:val="000000"/>
                <w:sz w:val="20"/>
                <w:szCs w:val="20"/>
              </w:rPr>
            </w:pPr>
            <w:r>
              <w:rPr>
                <w:color w:val="000000"/>
                <w:sz w:val="20"/>
                <w:szCs w:val="20"/>
              </w:rPr>
              <w:t>transports bile salts across hepatocyte membrane</w:t>
            </w:r>
          </w:p>
        </w:tc>
        <w:tc>
          <w:tcPr>
            <w:tcW w:w="2790" w:type="dxa"/>
            <w:tcBorders>
              <w:top w:val="nil"/>
              <w:left w:val="nil"/>
              <w:bottom w:val="single" w:sz="4" w:space="0" w:color="000000"/>
              <w:right w:val="single" w:sz="4" w:space="0" w:color="000000"/>
            </w:tcBorders>
            <w:vAlign w:val="center"/>
          </w:tcPr>
          <w:p w14:paraId="00000026" w14:textId="77777777" w:rsidR="000F7A7E" w:rsidRDefault="00000000">
            <w:pPr>
              <w:jc w:val="center"/>
              <w:rPr>
                <w:color w:val="000000"/>
                <w:sz w:val="20"/>
                <w:szCs w:val="20"/>
              </w:rPr>
            </w:pPr>
            <w:r>
              <w:rPr>
                <w:color w:val="000000"/>
                <w:sz w:val="20"/>
                <w:szCs w:val="20"/>
              </w:rPr>
              <w:t>Alisporivir, BDBM172715, Pioglitazone</w:t>
            </w:r>
          </w:p>
        </w:tc>
      </w:tr>
      <w:tr w:rsidR="000F7A7E" w14:paraId="04DD5770" w14:textId="77777777">
        <w:trPr>
          <w:trHeight w:val="83"/>
        </w:trPr>
        <w:tc>
          <w:tcPr>
            <w:tcW w:w="995" w:type="dxa"/>
            <w:tcBorders>
              <w:top w:val="nil"/>
              <w:left w:val="single" w:sz="4" w:space="0" w:color="000000"/>
              <w:bottom w:val="single" w:sz="4" w:space="0" w:color="000000"/>
              <w:right w:val="single" w:sz="4" w:space="0" w:color="000000"/>
            </w:tcBorders>
            <w:vAlign w:val="center"/>
          </w:tcPr>
          <w:p w14:paraId="00000027" w14:textId="77777777" w:rsidR="000F7A7E" w:rsidRDefault="00000000">
            <w:pPr>
              <w:jc w:val="both"/>
              <w:rPr>
                <w:color w:val="000000"/>
                <w:sz w:val="20"/>
                <w:szCs w:val="20"/>
              </w:rPr>
            </w:pPr>
            <w:r>
              <w:rPr>
                <w:color w:val="000000"/>
                <w:sz w:val="20"/>
                <w:szCs w:val="20"/>
              </w:rPr>
              <w:t>O15439</w:t>
            </w:r>
          </w:p>
        </w:tc>
        <w:tc>
          <w:tcPr>
            <w:tcW w:w="1162" w:type="dxa"/>
            <w:tcBorders>
              <w:top w:val="single" w:sz="4" w:space="0" w:color="000000"/>
              <w:left w:val="nil"/>
              <w:bottom w:val="single" w:sz="4" w:space="0" w:color="000000"/>
              <w:right w:val="single" w:sz="4" w:space="0" w:color="000000"/>
            </w:tcBorders>
            <w:vAlign w:val="center"/>
          </w:tcPr>
          <w:p w14:paraId="00000028" w14:textId="77777777" w:rsidR="000F7A7E" w:rsidRDefault="00000000">
            <w:pPr>
              <w:jc w:val="both"/>
              <w:rPr>
                <w:color w:val="000000"/>
                <w:sz w:val="20"/>
                <w:szCs w:val="20"/>
              </w:rPr>
            </w:pPr>
            <w:r>
              <w:rPr>
                <w:color w:val="000000"/>
                <w:sz w:val="20"/>
                <w:szCs w:val="20"/>
              </w:rPr>
              <w:t>ABCC4</w:t>
            </w:r>
          </w:p>
        </w:tc>
        <w:tc>
          <w:tcPr>
            <w:tcW w:w="2239" w:type="dxa"/>
            <w:tcBorders>
              <w:top w:val="nil"/>
              <w:left w:val="single" w:sz="4" w:space="0" w:color="000000"/>
              <w:bottom w:val="single" w:sz="4" w:space="0" w:color="000000"/>
              <w:right w:val="single" w:sz="4" w:space="0" w:color="000000"/>
            </w:tcBorders>
            <w:vAlign w:val="center"/>
          </w:tcPr>
          <w:p w14:paraId="00000029" w14:textId="77777777" w:rsidR="000F7A7E" w:rsidRDefault="00000000">
            <w:pPr>
              <w:jc w:val="center"/>
              <w:rPr>
                <w:color w:val="000000"/>
                <w:sz w:val="20"/>
                <w:szCs w:val="20"/>
              </w:rPr>
            </w:pPr>
            <w:r>
              <w:rPr>
                <w:color w:val="000000"/>
                <w:sz w:val="20"/>
                <w:szCs w:val="20"/>
              </w:rPr>
              <w:t>Multidrug resistance-associated protein 4</w:t>
            </w:r>
          </w:p>
        </w:tc>
        <w:tc>
          <w:tcPr>
            <w:tcW w:w="2165" w:type="dxa"/>
            <w:tcBorders>
              <w:top w:val="nil"/>
              <w:left w:val="nil"/>
              <w:bottom w:val="single" w:sz="4" w:space="0" w:color="000000"/>
              <w:right w:val="single" w:sz="4" w:space="0" w:color="000000"/>
            </w:tcBorders>
            <w:vAlign w:val="center"/>
          </w:tcPr>
          <w:p w14:paraId="0000002A" w14:textId="77777777" w:rsidR="000F7A7E" w:rsidRDefault="00000000">
            <w:pPr>
              <w:jc w:val="center"/>
              <w:rPr>
                <w:color w:val="000000"/>
                <w:sz w:val="20"/>
                <w:szCs w:val="20"/>
              </w:rPr>
            </w:pPr>
            <w:r>
              <w:rPr>
                <w:color w:val="000000"/>
                <w:sz w:val="20"/>
                <w:szCs w:val="20"/>
              </w:rPr>
              <w:t>transports compounds out of cells</w:t>
            </w:r>
          </w:p>
        </w:tc>
        <w:tc>
          <w:tcPr>
            <w:tcW w:w="2790" w:type="dxa"/>
            <w:tcBorders>
              <w:top w:val="nil"/>
              <w:left w:val="nil"/>
              <w:bottom w:val="single" w:sz="4" w:space="0" w:color="000000"/>
              <w:right w:val="single" w:sz="4" w:space="0" w:color="000000"/>
            </w:tcBorders>
            <w:vAlign w:val="center"/>
          </w:tcPr>
          <w:p w14:paraId="0000002B" w14:textId="77777777" w:rsidR="000F7A7E" w:rsidRDefault="00000000">
            <w:pPr>
              <w:jc w:val="center"/>
              <w:rPr>
                <w:color w:val="000000"/>
                <w:sz w:val="20"/>
                <w:szCs w:val="20"/>
              </w:rPr>
            </w:pPr>
            <w:r>
              <w:rPr>
                <w:color w:val="000000"/>
                <w:sz w:val="20"/>
                <w:szCs w:val="20"/>
              </w:rPr>
              <w:t>Estradiol 3,17-disulfate, Tranilast, Sulfasalazine</w:t>
            </w:r>
          </w:p>
        </w:tc>
      </w:tr>
      <w:tr w:rsidR="000F7A7E" w14:paraId="3A70130B" w14:textId="77777777">
        <w:trPr>
          <w:trHeight w:val="83"/>
        </w:trPr>
        <w:tc>
          <w:tcPr>
            <w:tcW w:w="995" w:type="dxa"/>
            <w:tcBorders>
              <w:top w:val="nil"/>
              <w:left w:val="single" w:sz="4" w:space="0" w:color="000000"/>
              <w:bottom w:val="single" w:sz="4" w:space="0" w:color="000000"/>
              <w:right w:val="single" w:sz="4" w:space="0" w:color="000000"/>
            </w:tcBorders>
            <w:vAlign w:val="center"/>
          </w:tcPr>
          <w:p w14:paraId="0000002C" w14:textId="77777777" w:rsidR="000F7A7E" w:rsidRDefault="00000000">
            <w:pPr>
              <w:jc w:val="both"/>
              <w:rPr>
                <w:color w:val="000000"/>
                <w:sz w:val="20"/>
                <w:szCs w:val="20"/>
              </w:rPr>
            </w:pPr>
            <w:r>
              <w:rPr>
                <w:color w:val="000000"/>
                <w:sz w:val="20"/>
                <w:szCs w:val="20"/>
              </w:rPr>
              <w:t>P08684</w:t>
            </w:r>
          </w:p>
        </w:tc>
        <w:tc>
          <w:tcPr>
            <w:tcW w:w="1162" w:type="dxa"/>
            <w:tcBorders>
              <w:top w:val="single" w:sz="4" w:space="0" w:color="000000"/>
              <w:left w:val="nil"/>
              <w:bottom w:val="single" w:sz="4" w:space="0" w:color="000000"/>
              <w:right w:val="single" w:sz="4" w:space="0" w:color="000000"/>
            </w:tcBorders>
            <w:vAlign w:val="center"/>
          </w:tcPr>
          <w:p w14:paraId="0000002D" w14:textId="77777777" w:rsidR="000F7A7E" w:rsidRDefault="00000000">
            <w:pPr>
              <w:jc w:val="both"/>
              <w:rPr>
                <w:color w:val="000000"/>
                <w:sz w:val="20"/>
                <w:szCs w:val="20"/>
              </w:rPr>
            </w:pPr>
            <w:r>
              <w:rPr>
                <w:color w:val="000000"/>
                <w:sz w:val="20"/>
                <w:szCs w:val="20"/>
              </w:rPr>
              <w:t>CYP3A4</w:t>
            </w:r>
          </w:p>
        </w:tc>
        <w:tc>
          <w:tcPr>
            <w:tcW w:w="2239" w:type="dxa"/>
            <w:tcBorders>
              <w:top w:val="nil"/>
              <w:left w:val="single" w:sz="4" w:space="0" w:color="000000"/>
              <w:bottom w:val="single" w:sz="4" w:space="0" w:color="000000"/>
              <w:right w:val="single" w:sz="4" w:space="0" w:color="000000"/>
            </w:tcBorders>
            <w:vAlign w:val="center"/>
          </w:tcPr>
          <w:p w14:paraId="0000002E" w14:textId="77777777" w:rsidR="000F7A7E" w:rsidRDefault="00000000">
            <w:pPr>
              <w:jc w:val="center"/>
              <w:rPr>
                <w:color w:val="000000"/>
                <w:sz w:val="20"/>
                <w:szCs w:val="20"/>
              </w:rPr>
            </w:pPr>
            <w:r>
              <w:rPr>
                <w:color w:val="000000"/>
                <w:sz w:val="20"/>
                <w:szCs w:val="20"/>
              </w:rPr>
              <w:t>Cytochrome P450 3A4</w:t>
            </w:r>
          </w:p>
        </w:tc>
        <w:tc>
          <w:tcPr>
            <w:tcW w:w="2165" w:type="dxa"/>
            <w:tcBorders>
              <w:top w:val="nil"/>
              <w:left w:val="nil"/>
              <w:bottom w:val="single" w:sz="4" w:space="0" w:color="000000"/>
              <w:right w:val="single" w:sz="4" w:space="0" w:color="000000"/>
            </w:tcBorders>
            <w:vAlign w:val="center"/>
          </w:tcPr>
          <w:p w14:paraId="0000002F" w14:textId="77777777" w:rsidR="000F7A7E" w:rsidRDefault="00000000">
            <w:pPr>
              <w:jc w:val="center"/>
              <w:rPr>
                <w:color w:val="000000"/>
                <w:sz w:val="20"/>
                <w:szCs w:val="20"/>
              </w:rPr>
            </w:pPr>
            <w:r>
              <w:rPr>
                <w:color w:val="000000"/>
                <w:sz w:val="20"/>
                <w:szCs w:val="20"/>
              </w:rPr>
              <w:t>mediates metabolism of steroid hormones</w:t>
            </w:r>
          </w:p>
        </w:tc>
        <w:tc>
          <w:tcPr>
            <w:tcW w:w="2790" w:type="dxa"/>
            <w:tcBorders>
              <w:top w:val="nil"/>
              <w:left w:val="nil"/>
              <w:bottom w:val="single" w:sz="4" w:space="0" w:color="000000"/>
              <w:right w:val="single" w:sz="4" w:space="0" w:color="000000"/>
            </w:tcBorders>
            <w:vAlign w:val="center"/>
          </w:tcPr>
          <w:p w14:paraId="00000030" w14:textId="77777777" w:rsidR="000F7A7E" w:rsidRDefault="00000000">
            <w:pPr>
              <w:jc w:val="center"/>
              <w:rPr>
                <w:color w:val="000000"/>
                <w:sz w:val="20"/>
                <w:szCs w:val="20"/>
              </w:rPr>
            </w:pPr>
            <w:r>
              <w:rPr>
                <w:color w:val="000000"/>
                <w:sz w:val="20"/>
                <w:szCs w:val="20"/>
              </w:rPr>
              <w:t>BDBM144637, BDBM50448963 , BDBM144636</w:t>
            </w:r>
          </w:p>
        </w:tc>
      </w:tr>
      <w:tr w:rsidR="000F7A7E" w14:paraId="78975F0A" w14:textId="77777777">
        <w:trPr>
          <w:trHeight w:val="83"/>
        </w:trPr>
        <w:tc>
          <w:tcPr>
            <w:tcW w:w="995" w:type="dxa"/>
            <w:tcBorders>
              <w:top w:val="nil"/>
              <w:left w:val="single" w:sz="4" w:space="0" w:color="000000"/>
              <w:bottom w:val="single" w:sz="4" w:space="0" w:color="000000"/>
              <w:right w:val="single" w:sz="4" w:space="0" w:color="000000"/>
            </w:tcBorders>
            <w:vAlign w:val="center"/>
          </w:tcPr>
          <w:p w14:paraId="00000031" w14:textId="77777777" w:rsidR="000F7A7E" w:rsidRDefault="00000000">
            <w:pPr>
              <w:jc w:val="both"/>
              <w:rPr>
                <w:color w:val="000000"/>
                <w:sz w:val="20"/>
                <w:szCs w:val="20"/>
              </w:rPr>
            </w:pPr>
            <w:r>
              <w:rPr>
                <w:color w:val="000000"/>
                <w:sz w:val="20"/>
                <w:szCs w:val="20"/>
              </w:rPr>
              <w:t>Q92887</w:t>
            </w:r>
          </w:p>
        </w:tc>
        <w:tc>
          <w:tcPr>
            <w:tcW w:w="1162" w:type="dxa"/>
            <w:tcBorders>
              <w:top w:val="single" w:sz="4" w:space="0" w:color="000000"/>
              <w:left w:val="nil"/>
              <w:bottom w:val="single" w:sz="4" w:space="0" w:color="000000"/>
              <w:right w:val="single" w:sz="4" w:space="0" w:color="000000"/>
            </w:tcBorders>
            <w:vAlign w:val="center"/>
          </w:tcPr>
          <w:p w14:paraId="00000032" w14:textId="77777777" w:rsidR="000F7A7E" w:rsidRDefault="00000000">
            <w:pPr>
              <w:jc w:val="both"/>
              <w:rPr>
                <w:color w:val="000000"/>
                <w:sz w:val="20"/>
                <w:szCs w:val="20"/>
              </w:rPr>
            </w:pPr>
            <w:r>
              <w:rPr>
                <w:color w:val="000000"/>
                <w:sz w:val="20"/>
                <w:szCs w:val="20"/>
              </w:rPr>
              <w:t>ABCC2</w:t>
            </w:r>
          </w:p>
        </w:tc>
        <w:tc>
          <w:tcPr>
            <w:tcW w:w="2239" w:type="dxa"/>
            <w:tcBorders>
              <w:top w:val="nil"/>
              <w:left w:val="single" w:sz="4" w:space="0" w:color="000000"/>
              <w:bottom w:val="single" w:sz="4" w:space="0" w:color="000000"/>
              <w:right w:val="single" w:sz="4" w:space="0" w:color="000000"/>
            </w:tcBorders>
            <w:vAlign w:val="center"/>
          </w:tcPr>
          <w:p w14:paraId="00000033" w14:textId="77777777" w:rsidR="000F7A7E" w:rsidRDefault="00000000">
            <w:pPr>
              <w:jc w:val="center"/>
              <w:rPr>
                <w:color w:val="000000"/>
                <w:sz w:val="20"/>
                <w:szCs w:val="20"/>
              </w:rPr>
            </w:pPr>
            <w:r>
              <w:rPr>
                <w:color w:val="000000"/>
                <w:sz w:val="20"/>
                <w:szCs w:val="20"/>
              </w:rPr>
              <w:t>ATP-binding cassette sub-family C member 2</w:t>
            </w:r>
          </w:p>
        </w:tc>
        <w:tc>
          <w:tcPr>
            <w:tcW w:w="2165" w:type="dxa"/>
            <w:tcBorders>
              <w:top w:val="nil"/>
              <w:left w:val="nil"/>
              <w:bottom w:val="single" w:sz="4" w:space="0" w:color="000000"/>
              <w:right w:val="single" w:sz="4" w:space="0" w:color="000000"/>
            </w:tcBorders>
            <w:vAlign w:val="center"/>
          </w:tcPr>
          <w:p w14:paraId="00000034" w14:textId="77777777" w:rsidR="000F7A7E" w:rsidRDefault="00000000">
            <w:pPr>
              <w:jc w:val="center"/>
              <w:rPr>
                <w:color w:val="000000"/>
                <w:sz w:val="20"/>
                <w:szCs w:val="20"/>
              </w:rPr>
            </w:pPr>
            <w:r>
              <w:rPr>
                <w:color w:val="000000"/>
                <w:sz w:val="20"/>
                <w:szCs w:val="20"/>
              </w:rPr>
              <w:t>transports drugs across cell membranes</w:t>
            </w:r>
          </w:p>
        </w:tc>
        <w:tc>
          <w:tcPr>
            <w:tcW w:w="2790" w:type="dxa"/>
            <w:tcBorders>
              <w:top w:val="nil"/>
              <w:left w:val="nil"/>
              <w:bottom w:val="single" w:sz="4" w:space="0" w:color="000000"/>
              <w:right w:val="single" w:sz="4" w:space="0" w:color="000000"/>
            </w:tcBorders>
            <w:vAlign w:val="center"/>
          </w:tcPr>
          <w:p w14:paraId="00000035" w14:textId="77777777" w:rsidR="000F7A7E" w:rsidRDefault="00000000">
            <w:pPr>
              <w:jc w:val="center"/>
              <w:rPr>
                <w:color w:val="000000"/>
                <w:sz w:val="20"/>
                <w:szCs w:val="20"/>
              </w:rPr>
            </w:pPr>
            <w:r>
              <w:rPr>
                <w:color w:val="000000"/>
                <w:sz w:val="20"/>
                <w:szCs w:val="20"/>
              </w:rPr>
              <w:t>Leukotrien C4, Bilirubin monoglucuronide, Bilirubin bisglucuronide</w:t>
            </w:r>
          </w:p>
        </w:tc>
      </w:tr>
      <w:tr w:rsidR="000F7A7E" w14:paraId="6225FEDD" w14:textId="77777777">
        <w:trPr>
          <w:trHeight w:val="83"/>
        </w:trPr>
        <w:tc>
          <w:tcPr>
            <w:tcW w:w="995" w:type="dxa"/>
            <w:tcBorders>
              <w:top w:val="nil"/>
              <w:left w:val="single" w:sz="4" w:space="0" w:color="000000"/>
              <w:bottom w:val="single" w:sz="4" w:space="0" w:color="000000"/>
              <w:right w:val="single" w:sz="4" w:space="0" w:color="000000"/>
            </w:tcBorders>
            <w:vAlign w:val="center"/>
          </w:tcPr>
          <w:p w14:paraId="00000036" w14:textId="77777777" w:rsidR="000F7A7E" w:rsidRDefault="00000000">
            <w:pPr>
              <w:jc w:val="both"/>
              <w:rPr>
                <w:color w:val="000000"/>
                <w:sz w:val="20"/>
                <w:szCs w:val="20"/>
              </w:rPr>
            </w:pPr>
            <w:r>
              <w:rPr>
                <w:color w:val="000000"/>
                <w:sz w:val="20"/>
                <w:szCs w:val="20"/>
              </w:rPr>
              <w:t>O15245</w:t>
            </w:r>
          </w:p>
        </w:tc>
        <w:tc>
          <w:tcPr>
            <w:tcW w:w="1162" w:type="dxa"/>
            <w:tcBorders>
              <w:top w:val="single" w:sz="4" w:space="0" w:color="000000"/>
              <w:left w:val="nil"/>
              <w:bottom w:val="single" w:sz="4" w:space="0" w:color="000000"/>
              <w:right w:val="single" w:sz="4" w:space="0" w:color="000000"/>
            </w:tcBorders>
            <w:vAlign w:val="center"/>
          </w:tcPr>
          <w:p w14:paraId="00000037" w14:textId="77777777" w:rsidR="000F7A7E" w:rsidRDefault="00000000">
            <w:pPr>
              <w:jc w:val="both"/>
              <w:rPr>
                <w:color w:val="000000"/>
                <w:sz w:val="20"/>
                <w:szCs w:val="20"/>
              </w:rPr>
            </w:pPr>
            <w:r>
              <w:rPr>
                <w:color w:val="000000"/>
                <w:sz w:val="20"/>
                <w:szCs w:val="20"/>
              </w:rPr>
              <w:t>SLC22A1</w:t>
            </w:r>
          </w:p>
        </w:tc>
        <w:tc>
          <w:tcPr>
            <w:tcW w:w="2239" w:type="dxa"/>
            <w:tcBorders>
              <w:top w:val="nil"/>
              <w:left w:val="single" w:sz="4" w:space="0" w:color="000000"/>
              <w:bottom w:val="single" w:sz="4" w:space="0" w:color="000000"/>
              <w:right w:val="single" w:sz="4" w:space="0" w:color="000000"/>
            </w:tcBorders>
            <w:vAlign w:val="center"/>
          </w:tcPr>
          <w:p w14:paraId="00000038" w14:textId="77777777" w:rsidR="000F7A7E" w:rsidRDefault="00000000">
            <w:pPr>
              <w:jc w:val="center"/>
              <w:rPr>
                <w:color w:val="000000"/>
                <w:sz w:val="20"/>
                <w:szCs w:val="20"/>
              </w:rPr>
            </w:pPr>
            <w:r>
              <w:rPr>
                <w:color w:val="000000"/>
                <w:sz w:val="20"/>
                <w:szCs w:val="20"/>
              </w:rPr>
              <w:t>Solute carrier family 22 member 1</w:t>
            </w:r>
          </w:p>
        </w:tc>
        <w:tc>
          <w:tcPr>
            <w:tcW w:w="2165" w:type="dxa"/>
            <w:tcBorders>
              <w:top w:val="nil"/>
              <w:left w:val="nil"/>
              <w:bottom w:val="single" w:sz="4" w:space="0" w:color="000000"/>
              <w:right w:val="single" w:sz="4" w:space="0" w:color="000000"/>
            </w:tcBorders>
            <w:vAlign w:val="center"/>
          </w:tcPr>
          <w:p w14:paraId="00000039" w14:textId="77777777" w:rsidR="000F7A7E" w:rsidRDefault="00000000">
            <w:pPr>
              <w:jc w:val="center"/>
              <w:rPr>
                <w:color w:val="000000"/>
                <w:sz w:val="20"/>
                <w:szCs w:val="20"/>
              </w:rPr>
            </w:pPr>
            <w:r>
              <w:rPr>
                <w:color w:val="000000"/>
                <w:sz w:val="20"/>
                <w:szCs w:val="20"/>
              </w:rPr>
              <w:t>transports organic cations</w:t>
            </w:r>
          </w:p>
        </w:tc>
        <w:tc>
          <w:tcPr>
            <w:tcW w:w="2790" w:type="dxa"/>
            <w:tcBorders>
              <w:top w:val="nil"/>
              <w:left w:val="nil"/>
              <w:bottom w:val="single" w:sz="4" w:space="0" w:color="000000"/>
              <w:right w:val="single" w:sz="4" w:space="0" w:color="000000"/>
            </w:tcBorders>
            <w:vAlign w:val="center"/>
          </w:tcPr>
          <w:p w14:paraId="0000003A" w14:textId="77777777" w:rsidR="000F7A7E" w:rsidRDefault="00000000">
            <w:pPr>
              <w:jc w:val="center"/>
              <w:rPr>
                <w:color w:val="000000"/>
                <w:sz w:val="20"/>
                <w:szCs w:val="20"/>
              </w:rPr>
            </w:pPr>
            <w:r>
              <w:rPr>
                <w:color w:val="000000"/>
                <w:sz w:val="20"/>
                <w:szCs w:val="20"/>
              </w:rPr>
              <w:t>chlorhexidine, SKF550, Decynium-22</w:t>
            </w:r>
          </w:p>
        </w:tc>
      </w:tr>
      <w:tr w:rsidR="000F7A7E" w14:paraId="66AF4444" w14:textId="77777777">
        <w:trPr>
          <w:trHeight w:val="83"/>
        </w:trPr>
        <w:tc>
          <w:tcPr>
            <w:tcW w:w="995" w:type="dxa"/>
            <w:tcBorders>
              <w:top w:val="nil"/>
              <w:left w:val="single" w:sz="4" w:space="0" w:color="000000"/>
              <w:bottom w:val="single" w:sz="4" w:space="0" w:color="000000"/>
              <w:right w:val="single" w:sz="4" w:space="0" w:color="000000"/>
            </w:tcBorders>
            <w:vAlign w:val="center"/>
          </w:tcPr>
          <w:p w14:paraId="0000003B" w14:textId="77777777" w:rsidR="000F7A7E" w:rsidRDefault="00000000">
            <w:pPr>
              <w:jc w:val="both"/>
              <w:rPr>
                <w:color w:val="000000"/>
                <w:sz w:val="20"/>
                <w:szCs w:val="20"/>
              </w:rPr>
            </w:pPr>
            <w:r>
              <w:rPr>
                <w:color w:val="000000"/>
                <w:sz w:val="20"/>
                <w:szCs w:val="20"/>
              </w:rPr>
              <w:t>Q96FL8</w:t>
            </w:r>
          </w:p>
        </w:tc>
        <w:tc>
          <w:tcPr>
            <w:tcW w:w="1162" w:type="dxa"/>
            <w:tcBorders>
              <w:top w:val="single" w:sz="4" w:space="0" w:color="000000"/>
              <w:left w:val="nil"/>
              <w:bottom w:val="single" w:sz="4" w:space="0" w:color="000000"/>
              <w:right w:val="single" w:sz="4" w:space="0" w:color="000000"/>
            </w:tcBorders>
            <w:vAlign w:val="center"/>
          </w:tcPr>
          <w:p w14:paraId="0000003C" w14:textId="77777777" w:rsidR="000F7A7E" w:rsidRDefault="00000000">
            <w:pPr>
              <w:jc w:val="both"/>
              <w:rPr>
                <w:color w:val="000000"/>
                <w:sz w:val="20"/>
                <w:szCs w:val="20"/>
              </w:rPr>
            </w:pPr>
            <w:r>
              <w:rPr>
                <w:color w:val="000000"/>
                <w:sz w:val="20"/>
                <w:szCs w:val="20"/>
              </w:rPr>
              <w:t>SLC47A1</w:t>
            </w:r>
          </w:p>
        </w:tc>
        <w:tc>
          <w:tcPr>
            <w:tcW w:w="2239" w:type="dxa"/>
            <w:tcBorders>
              <w:top w:val="nil"/>
              <w:left w:val="single" w:sz="4" w:space="0" w:color="000000"/>
              <w:bottom w:val="single" w:sz="4" w:space="0" w:color="000000"/>
              <w:right w:val="single" w:sz="4" w:space="0" w:color="000000"/>
            </w:tcBorders>
            <w:vAlign w:val="center"/>
          </w:tcPr>
          <w:p w14:paraId="0000003D" w14:textId="77777777" w:rsidR="000F7A7E" w:rsidRDefault="00000000">
            <w:pPr>
              <w:jc w:val="center"/>
              <w:rPr>
                <w:color w:val="000000"/>
                <w:sz w:val="20"/>
                <w:szCs w:val="20"/>
              </w:rPr>
            </w:pPr>
            <w:r>
              <w:rPr>
                <w:color w:val="000000"/>
                <w:sz w:val="20"/>
                <w:szCs w:val="20"/>
              </w:rPr>
              <w:t>Multidrug and toxin extrusion protein 1</w:t>
            </w:r>
          </w:p>
        </w:tc>
        <w:tc>
          <w:tcPr>
            <w:tcW w:w="2165" w:type="dxa"/>
            <w:tcBorders>
              <w:top w:val="nil"/>
              <w:left w:val="nil"/>
              <w:bottom w:val="single" w:sz="4" w:space="0" w:color="000000"/>
              <w:right w:val="single" w:sz="4" w:space="0" w:color="000000"/>
            </w:tcBorders>
            <w:vAlign w:val="center"/>
          </w:tcPr>
          <w:p w14:paraId="0000003E" w14:textId="77777777" w:rsidR="000F7A7E" w:rsidRDefault="00000000">
            <w:pPr>
              <w:jc w:val="center"/>
              <w:rPr>
                <w:color w:val="000000"/>
                <w:sz w:val="20"/>
                <w:szCs w:val="20"/>
              </w:rPr>
            </w:pPr>
            <w:r>
              <w:rPr>
                <w:color w:val="000000"/>
                <w:sz w:val="20"/>
                <w:szCs w:val="20"/>
              </w:rPr>
              <w:t>transports cationic compounds</w:t>
            </w:r>
          </w:p>
        </w:tc>
        <w:tc>
          <w:tcPr>
            <w:tcW w:w="2790" w:type="dxa"/>
            <w:tcBorders>
              <w:top w:val="nil"/>
              <w:left w:val="nil"/>
              <w:bottom w:val="single" w:sz="4" w:space="0" w:color="000000"/>
              <w:right w:val="single" w:sz="4" w:space="0" w:color="000000"/>
            </w:tcBorders>
            <w:vAlign w:val="center"/>
          </w:tcPr>
          <w:p w14:paraId="0000003F" w14:textId="77777777" w:rsidR="000F7A7E" w:rsidRDefault="00000000">
            <w:pPr>
              <w:jc w:val="center"/>
              <w:rPr>
                <w:color w:val="000000"/>
                <w:sz w:val="20"/>
                <w:szCs w:val="20"/>
              </w:rPr>
            </w:pPr>
            <w:r>
              <w:rPr>
                <w:color w:val="000000"/>
                <w:sz w:val="20"/>
                <w:szCs w:val="20"/>
              </w:rPr>
              <w:t>ondansetron, imatinib, ritonavir</w:t>
            </w:r>
          </w:p>
        </w:tc>
      </w:tr>
      <w:tr w:rsidR="000F7A7E" w14:paraId="6CDAD8B1" w14:textId="77777777">
        <w:trPr>
          <w:trHeight w:val="83"/>
        </w:trPr>
        <w:tc>
          <w:tcPr>
            <w:tcW w:w="995" w:type="dxa"/>
            <w:tcBorders>
              <w:top w:val="nil"/>
              <w:left w:val="single" w:sz="4" w:space="0" w:color="000000"/>
              <w:bottom w:val="single" w:sz="4" w:space="0" w:color="000000"/>
              <w:right w:val="single" w:sz="4" w:space="0" w:color="000000"/>
            </w:tcBorders>
            <w:vAlign w:val="center"/>
          </w:tcPr>
          <w:p w14:paraId="00000040" w14:textId="77777777" w:rsidR="000F7A7E" w:rsidRDefault="00000000">
            <w:pPr>
              <w:jc w:val="both"/>
              <w:rPr>
                <w:color w:val="000000"/>
                <w:sz w:val="20"/>
                <w:szCs w:val="20"/>
              </w:rPr>
            </w:pPr>
            <w:r>
              <w:rPr>
                <w:color w:val="000000"/>
                <w:sz w:val="20"/>
                <w:szCs w:val="20"/>
              </w:rPr>
              <w:t>P33261</w:t>
            </w:r>
          </w:p>
        </w:tc>
        <w:tc>
          <w:tcPr>
            <w:tcW w:w="1162" w:type="dxa"/>
            <w:tcBorders>
              <w:top w:val="single" w:sz="4" w:space="0" w:color="000000"/>
              <w:left w:val="nil"/>
              <w:bottom w:val="single" w:sz="4" w:space="0" w:color="000000"/>
              <w:right w:val="single" w:sz="4" w:space="0" w:color="000000"/>
            </w:tcBorders>
            <w:vAlign w:val="center"/>
          </w:tcPr>
          <w:p w14:paraId="00000041" w14:textId="77777777" w:rsidR="000F7A7E" w:rsidRDefault="00000000">
            <w:pPr>
              <w:jc w:val="both"/>
              <w:rPr>
                <w:color w:val="000000"/>
                <w:sz w:val="20"/>
                <w:szCs w:val="20"/>
              </w:rPr>
            </w:pPr>
            <w:r>
              <w:rPr>
                <w:color w:val="000000"/>
                <w:sz w:val="20"/>
                <w:szCs w:val="20"/>
              </w:rPr>
              <w:t>CYP2C19</w:t>
            </w:r>
          </w:p>
        </w:tc>
        <w:tc>
          <w:tcPr>
            <w:tcW w:w="2239" w:type="dxa"/>
            <w:tcBorders>
              <w:top w:val="nil"/>
              <w:left w:val="single" w:sz="4" w:space="0" w:color="000000"/>
              <w:bottom w:val="single" w:sz="4" w:space="0" w:color="000000"/>
              <w:right w:val="single" w:sz="4" w:space="0" w:color="000000"/>
            </w:tcBorders>
            <w:vAlign w:val="center"/>
          </w:tcPr>
          <w:p w14:paraId="00000042" w14:textId="77777777" w:rsidR="000F7A7E" w:rsidRDefault="00000000">
            <w:pPr>
              <w:jc w:val="center"/>
              <w:rPr>
                <w:color w:val="000000"/>
                <w:sz w:val="20"/>
                <w:szCs w:val="20"/>
              </w:rPr>
            </w:pPr>
            <w:r>
              <w:rPr>
                <w:color w:val="000000"/>
                <w:sz w:val="20"/>
                <w:szCs w:val="20"/>
              </w:rPr>
              <w:t>Cytochrome P450 2C19</w:t>
            </w:r>
          </w:p>
        </w:tc>
        <w:tc>
          <w:tcPr>
            <w:tcW w:w="2165" w:type="dxa"/>
            <w:tcBorders>
              <w:top w:val="nil"/>
              <w:left w:val="nil"/>
              <w:bottom w:val="single" w:sz="4" w:space="0" w:color="000000"/>
              <w:right w:val="single" w:sz="4" w:space="0" w:color="000000"/>
            </w:tcBorders>
            <w:vAlign w:val="center"/>
          </w:tcPr>
          <w:p w14:paraId="00000043" w14:textId="77777777" w:rsidR="000F7A7E" w:rsidRDefault="00000000">
            <w:pPr>
              <w:jc w:val="center"/>
              <w:rPr>
                <w:color w:val="000000"/>
                <w:sz w:val="20"/>
                <w:szCs w:val="20"/>
              </w:rPr>
            </w:pPr>
            <w:r>
              <w:rPr>
                <w:color w:val="000000"/>
                <w:sz w:val="20"/>
                <w:szCs w:val="20"/>
              </w:rPr>
              <w:t>mediates metabolism of fatty acids</w:t>
            </w:r>
          </w:p>
        </w:tc>
        <w:tc>
          <w:tcPr>
            <w:tcW w:w="2790" w:type="dxa"/>
            <w:tcBorders>
              <w:top w:val="nil"/>
              <w:left w:val="nil"/>
              <w:bottom w:val="single" w:sz="4" w:space="0" w:color="000000"/>
              <w:right w:val="single" w:sz="4" w:space="0" w:color="000000"/>
            </w:tcBorders>
            <w:vAlign w:val="center"/>
          </w:tcPr>
          <w:p w14:paraId="00000044" w14:textId="77777777" w:rsidR="000F7A7E" w:rsidRDefault="00000000">
            <w:pPr>
              <w:jc w:val="center"/>
              <w:rPr>
                <w:color w:val="000000"/>
                <w:sz w:val="20"/>
                <w:szCs w:val="20"/>
              </w:rPr>
            </w:pPr>
            <w:r>
              <w:rPr>
                <w:color w:val="000000"/>
                <w:sz w:val="20"/>
                <w:szCs w:val="20"/>
              </w:rPr>
              <w:t>Sulconazole, loratadine, Miconazole</w:t>
            </w:r>
          </w:p>
        </w:tc>
      </w:tr>
      <w:tr w:rsidR="000F7A7E" w14:paraId="22B7DF09" w14:textId="77777777">
        <w:trPr>
          <w:trHeight w:val="83"/>
        </w:trPr>
        <w:tc>
          <w:tcPr>
            <w:tcW w:w="995" w:type="dxa"/>
            <w:tcBorders>
              <w:top w:val="nil"/>
              <w:left w:val="single" w:sz="4" w:space="0" w:color="000000"/>
              <w:bottom w:val="single" w:sz="4" w:space="0" w:color="000000"/>
              <w:right w:val="single" w:sz="4" w:space="0" w:color="000000"/>
            </w:tcBorders>
            <w:vAlign w:val="center"/>
          </w:tcPr>
          <w:p w14:paraId="00000045" w14:textId="77777777" w:rsidR="000F7A7E" w:rsidRDefault="00000000">
            <w:pPr>
              <w:jc w:val="both"/>
              <w:rPr>
                <w:color w:val="000000"/>
                <w:sz w:val="20"/>
                <w:szCs w:val="20"/>
              </w:rPr>
            </w:pPr>
            <w:r>
              <w:rPr>
                <w:color w:val="000000"/>
                <w:sz w:val="20"/>
                <w:szCs w:val="20"/>
              </w:rPr>
              <w:t>Q01959</w:t>
            </w:r>
          </w:p>
        </w:tc>
        <w:tc>
          <w:tcPr>
            <w:tcW w:w="1162" w:type="dxa"/>
            <w:tcBorders>
              <w:top w:val="single" w:sz="4" w:space="0" w:color="000000"/>
              <w:left w:val="nil"/>
              <w:bottom w:val="single" w:sz="4" w:space="0" w:color="000000"/>
              <w:right w:val="single" w:sz="4" w:space="0" w:color="000000"/>
            </w:tcBorders>
            <w:vAlign w:val="center"/>
          </w:tcPr>
          <w:p w14:paraId="00000046" w14:textId="77777777" w:rsidR="000F7A7E" w:rsidRDefault="00000000">
            <w:pPr>
              <w:jc w:val="both"/>
              <w:rPr>
                <w:color w:val="000000"/>
                <w:sz w:val="20"/>
                <w:szCs w:val="20"/>
              </w:rPr>
            </w:pPr>
            <w:r>
              <w:rPr>
                <w:color w:val="000000"/>
                <w:sz w:val="20"/>
                <w:szCs w:val="20"/>
              </w:rPr>
              <w:t>SLC6A3</w:t>
            </w:r>
          </w:p>
        </w:tc>
        <w:tc>
          <w:tcPr>
            <w:tcW w:w="2239" w:type="dxa"/>
            <w:tcBorders>
              <w:top w:val="nil"/>
              <w:left w:val="single" w:sz="4" w:space="0" w:color="000000"/>
              <w:bottom w:val="single" w:sz="4" w:space="0" w:color="000000"/>
              <w:right w:val="single" w:sz="4" w:space="0" w:color="000000"/>
            </w:tcBorders>
            <w:vAlign w:val="center"/>
          </w:tcPr>
          <w:p w14:paraId="00000047" w14:textId="77777777" w:rsidR="000F7A7E" w:rsidRDefault="00000000">
            <w:pPr>
              <w:jc w:val="center"/>
              <w:rPr>
                <w:color w:val="000000"/>
                <w:sz w:val="20"/>
                <w:szCs w:val="20"/>
              </w:rPr>
            </w:pPr>
            <w:r>
              <w:rPr>
                <w:color w:val="000000"/>
                <w:sz w:val="20"/>
                <w:szCs w:val="20"/>
              </w:rPr>
              <w:t>Sodium-dependent dopamine transporter</w:t>
            </w:r>
          </w:p>
        </w:tc>
        <w:tc>
          <w:tcPr>
            <w:tcW w:w="2165" w:type="dxa"/>
            <w:tcBorders>
              <w:top w:val="nil"/>
              <w:left w:val="nil"/>
              <w:bottom w:val="single" w:sz="4" w:space="0" w:color="000000"/>
              <w:right w:val="single" w:sz="4" w:space="0" w:color="000000"/>
            </w:tcBorders>
            <w:vAlign w:val="center"/>
          </w:tcPr>
          <w:p w14:paraId="00000048" w14:textId="77777777" w:rsidR="000F7A7E" w:rsidRDefault="00000000">
            <w:pPr>
              <w:jc w:val="center"/>
              <w:rPr>
                <w:color w:val="000000"/>
                <w:sz w:val="20"/>
                <w:szCs w:val="20"/>
              </w:rPr>
            </w:pPr>
            <w:r>
              <w:rPr>
                <w:color w:val="000000"/>
                <w:sz w:val="20"/>
                <w:szCs w:val="20"/>
              </w:rPr>
              <w:t>mediates dopamine transport</w:t>
            </w:r>
          </w:p>
        </w:tc>
        <w:tc>
          <w:tcPr>
            <w:tcW w:w="2790" w:type="dxa"/>
            <w:tcBorders>
              <w:top w:val="nil"/>
              <w:left w:val="nil"/>
              <w:bottom w:val="single" w:sz="4" w:space="0" w:color="000000"/>
              <w:right w:val="single" w:sz="4" w:space="0" w:color="000000"/>
            </w:tcBorders>
            <w:vAlign w:val="center"/>
          </w:tcPr>
          <w:p w14:paraId="00000049" w14:textId="77777777" w:rsidR="000F7A7E" w:rsidRDefault="00000000">
            <w:pPr>
              <w:jc w:val="center"/>
              <w:rPr>
                <w:color w:val="000000"/>
                <w:sz w:val="20"/>
                <w:szCs w:val="20"/>
              </w:rPr>
            </w:pPr>
            <w:r>
              <w:rPr>
                <w:color w:val="000000"/>
                <w:sz w:val="20"/>
                <w:szCs w:val="20"/>
              </w:rPr>
              <w:t>hydroperoxycadiforin, Rhenium complex, BAY-390</w:t>
            </w:r>
          </w:p>
        </w:tc>
      </w:tr>
      <w:tr w:rsidR="000F7A7E" w14:paraId="02F422EE" w14:textId="77777777">
        <w:trPr>
          <w:trHeight w:val="83"/>
        </w:trPr>
        <w:tc>
          <w:tcPr>
            <w:tcW w:w="995" w:type="dxa"/>
            <w:tcBorders>
              <w:top w:val="nil"/>
              <w:left w:val="single" w:sz="4" w:space="0" w:color="000000"/>
              <w:bottom w:val="single" w:sz="4" w:space="0" w:color="000000"/>
              <w:right w:val="single" w:sz="4" w:space="0" w:color="000000"/>
            </w:tcBorders>
            <w:vAlign w:val="center"/>
          </w:tcPr>
          <w:p w14:paraId="0000004A" w14:textId="77777777" w:rsidR="000F7A7E" w:rsidRDefault="00000000">
            <w:pPr>
              <w:jc w:val="both"/>
              <w:rPr>
                <w:color w:val="000000"/>
                <w:sz w:val="20"/>
                <w:szCs w:val="20"/>
              </w:rPr>
            </w:pPr>
            <w:r>
              <w:rPr>
                <w:color w:val="000000"/>
                <w:sz w:val="20"/>
                <w:szCs w:val="20"/>
              </w:rPr>
              <w:t>P51589</w:t>
            </w:r>
          </w:p>
        </w:tc>
        <w:tc>
          <w:tcPr>
            <w:tcW w:w="1162" w:type="dxa"/>
            <w:tcBorders>
              <w:top w:val="single" w:sz="4" w:space="0" w:color="000000"/>
              <w:left w:val="nil"/>
              <w:bottom w:val="single" w:sz="4" w:space="0" w:color="000000"/>
              <w:right w:val="single" w:sz="4" w:space="0" w:color="000000"/>
            </w:tcBorders>
            <w:vAlign w:val="center"/>
          </w:tcPr>
          <w:p w14:paraId="0000004B" w14:textId="77777777" w:rsidR="000F7A7E" w:rsidRDefault="00000000">
            <w:pPr>
              <w:jc w:val="both"/>
              <w:rPr>
                <w:color w:val="000000"/>
                <w:sz w:val="20"/>
                <w:szCs w:val="20"/>
              </w:rPr>
            </w:pPr>
            <w:r>
              <w:rPr>
                <w:color w:val="000000"/>
                <w:sz w:val="20"/>
                <w:szCs w:val="20"/>
              </w:rPr>
              <w:t>CYP2J2</w:t>
            </w:r>
          </w:p>
        </w:tc>
        <w:tc>
          <w:tcPr>
            <w:tcW w:w="2239" w:type="dxa"/>
            <w:tcBorders>
              <w:top w:val="nil"/>
              <w:left w:val="single" w:sz="4" w:space="0" w:color="000000"/>
              <w:bottom w:val="single" w:sz="4" w:space="0" w:color="000000"/>
              <w:right w:val="single" w:sz="4" w:space="0" w:color="000000"/>
            </w:tcBorders>
            <w:vAlign w:val="center"/>
          </w:tcPr>
          <w:p w14:paraId="0000004C" w14:textId="77777777" w:rsidR="000F7A7E" w:rsidRDefault="00000000">
            <w:pPr>
              <w:jc w:val="center"/>
              <w:rPr>
                <w:color w:val="000000"/>
                <w:sz w:val="20"/>
                <w:szCs w:val="20"/>
              </w:rPr>
            </w:pPr>
            <w:r>
              <w:rPr>
                <w:color w:val="000000"/>
                <w:sz w:val="20"/>
                <w:szCs w:val="20"/>
              </w:rPr>
              <w:t>Cytochrome P450 2J2</w:t>
            </w:r>
          </w:p>
        </w:tc>
        <w:tc>
          <w:tcPr>
            <w:tcW w:w="2165" w:type="dxa"/>
            <w:tcBorders>
              <w:top w:val="nil"/>
              <w:left w:val="nil"/>
              <w:bottom w:val="single" w:sz="4" w:space="0" w:color="000000"/>
              <w:right w:val="single" w:sz="4" w:space="0" w:color="000000"/>
            </w:tcBorders>
            <w:vAlign w:val="center"/>
          </w:tcPr>
          <w:p w14:paraId="0000004D" w14:textId="77777777" w:rsidR="000F7A7E" w:rsidRDefault="00000000">
            <w:pPr>
              <w:jc w:val="center"/>
              <w:rPr>
                <w:color w:val="000000"/>
                <w:sz w:val="20"/>
                <w:szCs w:val="20"/>
              </w:rPr>
            </w:pPr>
            <w:r>
              <w:rPr>
                <w:color w:val="000000"/>
                <w:sz w:val="20"/>
                <w:szCs w:val="20"/>
              </w:rPr>
              <w:t>mediates metabolism of fatty acids</w:t>
            </w:r>
          </w:p>
        </w:tc>
        <w:tc>
          <w:tcPr>
            <w:tcW w:w="2790" w:type="dxa"/>
            <w:tcBorders>
              <w:top w:val="nil"/>
              <w:left w:val="nil"/>
              <w:bottom w:val="single" w:sz="4" w:space="0" w:color="000000"/>
              <w:right w:val="single" w:sz="4" w:space="0" w:color="000000"/>
            </w:tcBorders>
            <w:vAlign w:val="center"/>
          </w:tcPr>
          <w:p w14:paraId="0000004E" w14:textId="77777777" w:rsidR="000F7A7E" w:rsidRDefault="00000000">
            <w:pPr>
              <w:jc w:val="center"/>
              <w:rPr>
                <w:color w:val="000000"/>
                <w:sz w:val="20"/>
                <w:szCs w:val="20"/>
              </w:rPr>
            </w:pPr>
            <w:r>
              <w:rPr>
                <w:color w:val="000000"/>
                <w:sz w:val="20"/>
                <w:szCs w:val="20"/>
              </w:rPr>
              <w:t>Chlorzoxazone, Danazol, BDBM235143</w:t>
            </w:r>
          </w:p>
        </w:tc>
      </w:tr>
    </w:tbl>
    <w:p w14:paraId="0000004F" w14:textId="77777777" w:rsidR="000F7A7E" w:rsidRDefault="00000000">
      <w:pPr>
        <w:spacing w:line="480" w:lineRule="auto"/>
        <w:jc w:val="both"/>
        <w:rPr>
          <w:color w:val="000000"/>
          <w:highlight w:val="white"/>
        </w:rPr>
      </w:pPr>
      <w:r>
        <w:rPr>
          <w:color w:val="000000"/>
          <w:highlight w:val="white"/>
        </w:rPr>
        <w:t>export pump (ABCB11), SLC family 22 member 1 (SLC22A1, OCT1), multidrug and toxin extrusion protein 1 (SLC47A1, MATE1), and the ATP-dependent translocase ABCB1 (Table 1, Supplementary Table 3). The feature selection paradigm also uncovers proteins not regularly screened by for activity during drug development, such as the sodium dependent dopamine transporter DAT (SLC6A3). Feature analysis of the structural characteristics of the proteins inhibited by drugs indicate an importance in composition of helical regions, turn regions, and number of amino acid contacts (Supplementary Table 3).</w:t>
      </w:r>
      <w:r>
        <w:rPr>
          <w:noProof/>
        </w:rPr>
        <mc:AlternateContent>
          <mc:Choice Requires="wpg">
            <w:drawing>
              <wp:anchor distT="0" distB="0" distL="114300" distR="114300" simplePos="0" relativeHeight="251664384" behindDoc="0" locked="0" layoutInCell="1" hidden="0" allowOverlap="1" wp14:anchorId="6E701F86" wp14:editId="5E76581B">
                <wp:simplePos x="0" y="0"/>
                <wp:positionH relativeFrom="column">
                  <wp:posOffset>-62546</wp:posOffset>
                </wp:positionH>
                <wp:positionV relativeFrom="paragraph">
                  <wp:posOffset>5765700</wp:posOffset>
                </wp:positionV>
                <wp:extent cx="5958840" cy="1062355"/>
                <wp:effectExtent l="0" t="0" r="0" b="0"/>
                <wp:wrapSquare wrapText="bothSides" distT="0" distB="0" distL="114300" distR="114300"/>
                <wp:docPr id="2124802043" name="Rectangle 2124802043"/>
                <wp:cNvGraphicFramePr/>
                <a:graphic xmlns:a="http://schemas.openxmlformats.org/drawingml/2006/main">
                  <a:graphicData uri="http://schemas.microsoft.com/office/word/2010/wordprocessingShape">
                    <wps:wsp>
                      <wps:cNvSpPr/>
                      <wps:spPr>
                        <a:xfrm>
                          <a:off x="2371343" y="3253585"/>
                          <a:ext cx="5949315" cy="1052830"/>
                        </a:xfrm>
                        <a:prstGeom prst="rect">
                          <a:avLst/>
                        </a:prstGeom>
                        <a:solidFill>
                          <a:schemeClr val="lt1"/>
                        </a:solidFill>
                        <a:ln>
                          <a:noFill/>
                        </a:ln>
                      </wps:spPr>
                      <wps:txbx>
                        <w:txbxContent>
                          <w:p w14:paraId="4BFC0D3E" w14:textId="77777777" w:rsidR="000F7A7E" w:rsidRDefault="00000000">
                            <w:pPr>
                              <w:jc w:val="both"/>
                              <w:textDirection w:val="btLr"/>
                            </w:pPr>
                            <w:r>
                              <w:rPr>
                                <w:rFonts w:ascii="Times" w:eastAsia="Times" w:hAnsi="Times" w:cs="Times"/>
                                <w:b/>
                                <w:color w:val="000000"/>
                                <w:sz w:val="20"/>
                                <w:highlight w:val="white"/>
                              </w:rPr>
                              <w:t>Table 1. Top ten protein targets implicated in drug withdrawal status.</w:t>
                            </w:r>
                            <w:r>
                              <w:rPr>
                                <w:rFonts w:ascii="Times" w:eastAsia="Times" w:hAnsi="Times" w:cs="Times"/>
                                <w:color w:val="000000"/>
                                <w:sz w:val="20"/>
                                <w:highlight w:val="white"/>
                              </w:rPr>
                              <w:t xml:space="preserve"> Using a combination of 3 feature selection methods, drug protein targets were ranked with their level of informativeness to drug withdrawal status. A. the UniProt accession numbers of the top ten proteins. B. The gene name corresponding to these proteins. C. The names of the top ten proteins targets are listed in the protein target name column. D. The biological function of the target is listed in the biological function column. E. For each of the targets, this column contains three drugs </w:t>
                            </w:r>
                            <w:r>
                              <w:rPr>
                                <w:color w:val="000000"/>
                                <w:sz w:val="20"/>
                              </w:rPr>
                              <w:t xml:space="preserve">with the lowest IC50 standard values according to ChEMBL. </w:t>
                            </w:r>
                          </w:p>
                          <w:p w14:paraId="1F94D965" w14:textId="77777777" w:rsidR="000F7A7E" w:rsidRDefault="000F7A7E">
                            <w:pPr>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-62546</wp:posOffset>
                </wp:positionH>
                <wp:positionV relativeFrom="paragraph">
                  <wp:posOffset>5765700</wp:posOffset>
                </wp:positionV>
                <wp:extent cx="5958840" cy="1062355"/>
                <wp:effectExtent b="0" l="0" r="0" t="0"/>
                <wp:wrapSquare wrapText="bothSides" distB="0" distT="0" distL="114300" distR="114300"/>
                <wp:docPr id="2124802043"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5958840" cy="1062355"/>
                        </a:xfrm>
                        <a:prstGeom prst="rect"/>
                        <a:ln/>
                      </pic:spPr>
                    </pic:pic>
                  </a:graphicData>
                </a:graphic>
              </wp:anchor>
            </w:drawing>
          </mc:Fallback>
        </mc:AlternateContent>
      </w:r>
    </w:p>
    <w:p w14:paraId="00000050" w14:textId="77777777" w:rsidR="000F7A7E" w:rsidRDefault="000F7A7E">
      <w:pPr>
        <w:spacing w:line="480" w:lineRule="auto"/>
        <w:ind w:firstLine="360"/>
        <w:jc w:val="both"/>
        <w:rPr>
          <w:color w:val="000000"/>
          <w:highlight w:val="white"/>
        </w:rPr>
      </w:pPr>
    </w:p>
    <w:p w14:paraId="00000051" w14:textId="77777777" w:rsidR="000F7A7E" w:rsidRDefault="00000000">
      <w:pPr>
        <w:spacing w:line="480" w:lineRule="auto"/>
        <w:rPr>
          <w:b/>
          <w:bCs/>
          <w:color w:val="000000"/>
          <w:highlight w:val="white"/>
        </w:rPr>
      </w:pPr>
      <w:r>
        <w:rPr>
          <w:b/>
          <w:bCs/>
          <w:color w:val="000000"/>
          <w:highlight w:val="white"/>
        </w:rPr>
        <w:t>Prediction of drug withdrawal status</w:t>
      </w:r>
    </w:p>
    <w:p w14:paraId="00000052" w14:textId="77777777" w:rsidR="000F7A7E" w:rsidRDefault="00000000">
      <w:pPr>
        <w:spacing w:line="480" w:lineRule="auto"/>
        <w:ind w:firstLine="360"/>
        <w:jc w:val="both"/>
        <w:rPr>
          <w:color w:val="000000"/>
          <w:highlight w:val="white"/>
        </w:rPr>
      </w:pPr>
      <w:r>
        <w:rPr>
          <w:color w:val="000000"/>
          <w:highlight w:val="white"/>
        </w:rPr>
        <w:lastRenderedPageBreak/>
        <w:t>We hypothesized that</w:t>
      </w:r>
      <w:sdt>
        <w:sdtPr>
          <w:tag w:val="goog_rdk_33"/>
          <w:id w:val="-110139438"/>
        </w:sdtPr>
        <w:sdtContent>
          <w:ins w:id="54" w:author="Nicole Zatorski, M.D., Ph.D." w:date="2025-08-12T11:44:00Z">
            <w:r>
              <w:rPr>
                <w:color w:val="000000"/>
                <w:highlight w:val="white"/>
              </w:rPr>
              <w:t>, using a machine learning approach,</w:t>
            </w:r>
          </w:ins>
        </w:sdtContent>
      </w:sdt>
      <w:r>
        <w:rPr>
          <w:color w:val="000000"/>
          <w:highlight w:val="white"/>
        </w:rPr>
        <w:t xml:space="preserve"> </w:t>
      </w:r>
      <w:sdt>
        <w:sdtPr>
          <w:tag w:val="goog_rdk_34"/>
          <w:id w:val="-975173155"/>
        </w:sdtPr>
        <w:sdtContent>
          <w:del w:id="55" w:author="Nicole Zatorski, M.D., Ph.D." w:date="2025-08-12T11:44:00Z">
            <w:r>
              <w:rPr>
                <w:color w:val="000000"/>
                <w:highlight w:val="white"/>
              </w:rPr>
              <w:delText xml:space="preserve">these </w:delText>
            </w:r>
          </w:del>
        </w:sdtContent>
      </w:sdt>
      <w:sdt>
        <w:sdtPr>
          <w:tag w:val="goog_rdk_35"/>
          <w:id w:val="34951041"/>
        </w:sdtPr>
        <w:sdtContent>
          <w:ins w:id="56" w:author="Nicole Zatorski, M.D., Ph.D." w:date="2025-08-12T11:44:00Z">
            <w:r>
              <w:rPr>
                <w:color w:val="000000"/>
                <w:highlight w:val="white"/>
              </w:rPr>
              <w:t xml:space="preserve">the </w:t>
            </w:r>
          </w:ins>
        </w:sdtContent>
      </w:sdt>
      <w:r>
        <w:rPr>
          <w:color w:val="000000"/>
          <w:highlight w:val="white"/>
        </w:rPr>
        <w:t xml:space="preserve">differences between withdrawn and not withdrawn drugs can be exploited to predict if </w:t>
      </w:r>
      <w:sdt>
        <w:sdtPr>
          <w:tag w:val="goog_rdk_36"/>
          <w:id w:val="-1279184253"/>
        </w:sdtPr>
        <w:sdtContent>
          <w:del w:id="57" w:author="Nicole Zatorski, M.D., Ph.D." w:date="2025-08-12T11:45:00Z">
            <w:r>
              <w:rPr>
                <w:color w:val="000000"/>
                <w:highlight w:val="white"/>
              </w:rPr>
              <w:delText xml:space="preserve">a drug is likely to be withdrawn by </w:delText>
            </w:r>
          </w:del>
        </w:sdtContent>
      </w:sdt>
      <w:r>
        <w:rPr>
          <w:color w:val="000000"/>
          <w:highlight w:val="white"/>
        </w:rPr>
        <w:t>regulatory agencies</w:t>
      </w:r>
      <w:sdt>
        <w:sdtPr>
          <w:tag w:val="goog_rdk_37"/>
          <w:id w:val="-371042898"/>
        </w:sdtPr>
        <w:sdtContent>
          <w:ins w:id="58" w:author="Nicole Zatorski, M.D., Ph.D." w:date="2025-08-12T11:45:00Z">
            <w:r>
              <w:rPr>
                <w:color w:val="000000"/>
                <w:highlight w:val="white"/>
              </w:rPr>
              <w:t xml:space="preserve"> are likely to withdraw a drug</w:t>
            </w:r>
          </w:ins>
        </w:sdtContent>
      </w:sdt>
      <w:sdt>
        <w:sdtPr>
          <w:tag w:val="goog_rdk_38"/>
          <w:id w:val="-533876266"/>
        </w:sdtPr>
        <w:sdtContent>
          <w:del w:id="59" w:author="Nicole Zatorski, M.D., Ph.D." w:date="2025-08-12T11:45:00Z">
            <w:r>
              <w:rPr>
                <w:color w:val="000000"/>
                <w:highlight w:val="white"/>
              </w:rPr>
              <w:delText xml:space="preserve"> due to unanticipated toxicity using a machine learning</w:delText>
            </w:r>
          </w:del>
        </w:sdtContent>
      </w:sdt>
      <w:r>
        <w:rPr>
          <w:color w:val="000000"/>
          <w:highlight w:val="white"/>
        </w:rPr>
        <w:t xml:space="preserve">. We developed various classifiers trained on protein targets, protein target structural features, as well as molecular fingerprints of the drug, and other structural features of drugs. </w:t>
      </w:r>
      <w:sdt>
        <w:sdtPr>
          <w:tag w:val="goog_rdk_39"/>
          <w:id w:val="-822345811"/>
        </w:sdtPr>
        <w:sdtContent>
          <w:ins w:id="60" w:author="Nicole Zatorski" w:date="2025-09-26T22:33:00Z">
            <w:r>
              <w:rPr>
                <w:color w:val="000000"/>
                <w:highlight w:val="white"/>
              </w:rPr>
              <w:t>We also trained a classi</w:t>
            </w:r>
          </w:ins>
          <w:sdt>
            <w:sdtPr>
              <w:tag w:val="goog_rdk_40"/>
              <w:id w:val="-2033003272"/>
            </w:sdtPr>
            <w:sdtContent>
              <w:ins w:id="61" w:author="Nicole Zatorski" w:date="2025-09-26T22:33:00Z">
                <w:r>
                  <w:rPr>
                    <w:highlight w:val="white"/>
                    <w:rPrChange w:id="62" w:author="Nicole Zatorski" w:date="2025-09-26T22:33:00Z">
                      <w:rPr>
                        <w:color w:val="000000"/>
                        <w:highlight w:val="white"/>
                      </w:rPr>
                    </w:rPrChange>
                  </w:rPr>
                  <w:t xml:space="preserve">fier on all features concatenated into one data matrix. </w:t>
                </w:r>
              </w:ins>
            </w:sdtContent>
          </w:sdt>
        </w:sdtContent>
      </w:sdt>
      <w:r>
        <w:rPr>
          <w:color w:val="000000"/>
          <w:highlight w:val="white"/>
        </w:rPr>
        <w:t xml:space="preserve">Models were selected and optimized for each dataset separately. Top models were determined by maximizing the sum of model accuracy, F1, Precision, Recall, and MCC. The various datasets, which each contain different types of features, individually display a wide range of performances (Fig. 4BC). Of the individual predictors, the classifier trained on </w:t>
      </w:r>
      <w:sdt>
        <w:sdtPr>
          <w:tag w:val="goog_rdk_41"/>
          <w:id w:val="256959447"/>
        </w:sdtPr>
        <w:sdtContent>
          <w:sdt>
            <w:sdtPr>
              <w:tag w:val="goog_rdk_42"/>
              <w:id w:val="1398658356"/>
            </w:sdtPr>
            <w:sdtContent>
              <w:ins w:id="63" w:author="Nicole Zatorski" w:date="2025-09-26T22:35:00Z">
                <w:r>
                  <w:rPr>
                    <w:highlight w:val="white"/>
                    <w:rPrChange w:id="64" w:author="Nicole Zatorski" w:date="2025-09-26T22:35:00Z">
                      <w:rPr>
                        <w:color w:val="000000"/>
                        <w:highlight w:val="white"/>
                      </w:rPr>
                    </w:rPrChange>
                  </w:rPr>
                  <w:t>drug</w:t>
                </w:r>
              </w:ins>
            </w:sdtContent>
          </w:sdt>
        </w:sdtContent>
      </w:sdt>
      <w:sdt>
        <w:sdtPr>
          <w:tag w:val="goog_rdk_43"/>
          <w:id w:val="-1550710256"/>
        </w:sdtPr>
        <w:sdtContent>
          <w:sdt>
            <w:sdtPr>
              <w:tag w:val="goog_rdk_44"/>
              <w:id w:val="1425582747"/>
            </w:sdtPr>
            <w:sdtContent>
              <w:del w:id="65" w:author="Nicole Zatorski" w:date="2025-09-26T22:35:00Z">
                <w:r>
                  <w:rPr>
                    <w:highlight w:val="white"/>
                    <w:rPrChange w:id="66" w:author="Nicole Zatorski" w:date="2025-09-26T22:35:00Z">
                      <w:rPr>
                        <w:color w:val="000000"/>
                        <w:highlight w:val="white"/>
                      </w:rPr>
                    </w:rPrChange>
                  </w:rPr>
                  <w:delText>inhibited protein</w:delText>
                </w:r>
              </w:del>
            </w:sdtContent>
          </w:sdt>
        </w:sdtContent>
      </w:sdt>
      <w:r>
        <w:rPr>
          <w:color w:val="000000"/>
          <w:highlight w:val="white"/>
        </w:rPr>
        <w:t xml:space="preserve"> features, a</w:t>
      </w:r>
      <w:sdt>
        <w:sdtPr>
          <w:tag w:val="goog_rdk_45"/>
          <w:id w:val="-14101806"/>
        </w:sdtPr>
        <w:sdtContent>
          <w:sdt>
            <w:sdtPr>
              <w:tag w:val="goog_rdk_46"/>
              <w:id w:val="851579914"/>
            </w:sdtPr>
            <w:sdtContent>
              <w:ins w:id="67" w:author="Nicole Zatorski" w:date="2025-09-26T22:36:00Z">
                <w:r>
                  <w:rPr>
                    <w:highlight w:val="white"/>
                    <w:rPrChange w:id="68" w:author="Nicole Zatorski" w:date="2025-09-26T22:36:00Z">
                      <w:rPr>
                        <w:color w:val="000000"/>
                        <w:highlight w:val="white"/>
                      </w:rPr>
                    </w:rPrChange>
                  </w:rPr>
                  <w:t>n extra trees classifier</w:t>
                </w:r>
              </w:ins>
            </w:sdtContent>
          </w:sdt>
        </w:sdtContent>
      </w:sdt>
      <w:sdt>
        <w:sdtPr>
          <w:tag w:val="goog_rdk_47"/>
          <w:id w:val="-12595140"/>
        </w:sdtPr>
        <w:sdtContent>
          <w:del w:id="69" w:author="Nicole Zatorski" w:date="2025-09-26T22:36:00Z">
            <w:r>
              <w:rPr>
                <w:color w:val="000000"/>
                <w:highlight w:val="white"/>
              </w:rPr>
              <w:delText xml:space="preserve"> multilayer perceptron</w:delText>
            </w:r>
          </w:del>
        </w:sdtContent>
      </w:sdt>
      <w:r>
        <w:rPr>
          <w:color w:val="000000"/>
          <w:highlight w:val="white"/>
        </w:rPr>
        <w:t xml:space="preserve">, performed the best with an accuracy of </w:t>
      </w:r>
      <w:sdt>
        <w:sdtPr>
          <w:tag w:val="goog_rdk_48"/>
          <w:id w:val="-1537747083"/>
        </w:sdtPr>
        <w:sdtContent>
          <w:sdt>
            <w:sdtPr>
              <w:tag w:val="goog_rdk_49"/>
              <w:id w:val="-1820905873"/>
            </w:sdtPr>
            <w:sdtContent>
              <w:ins w:id="70" w:author="Nicole Zatorski" w:date="2025-09-26T22:36:00Z">
                <w:r>
                  <w:rPr>
                    <w:highlight w:val="white"/>
                    <w:rPrChange w:id="71" w:author="Nicole Zatorski" w:date="2025-09-26T22:36:00Z">
                      <w:rPr>
                        <w:color w:val="000000"/>
                        <w:highlight w:val="white"/>
                      </w:rPr>
                    </w:rPrChange>
                  </w:rPr>
                  <w:t>0.863±0.057</w:t>
                </w:r>
              </w:ins>
            </w:sdtContent>
          </w:sdt>
        </w:sdtContent>
      </w:sdt>
      <w:sdt>
        <w:sdtPr>
          <w:tag w:val="goog_rdk_50"/>
          <w:id w:val="-1653179130"/>
        </w:sdtPr>
        <w:sdtContent>
          <w:sdt>
            <w:sdtPr>
              <w:tag w:val="goog_rdk_51"/>
              <w:id w:val="1229165685"/>
            </w:sdtPr>
            <w:sdtContent>
              <w:del w:id="72" w:author="Nicole Zatorski" w:date="2025-09-26T22:36:00Z">
                <w:r>
                  <w:rPr>
                    <w:highlight w:val="white"/>
                    <w:rPrChange w:id="73" w:author="Nicole Zatorski" w:date="2025-09-26T22:36:00Z">
                      <w:rPr>
                        <w:color w:val="000000"/>
                        <w:highlight w:val="white"/>
                      </w:rPr>
                    </w:rPrChange>
                  </w:rPr>
                  <w:delText>84.3%</w:delText>
                </w:r>
              </w:del>
            </w:sdtContent>
          </w:sdt>
        </w:sdtContent>
      </w:sdt>
      <w:r>
        <w:rPr>
          <w:color w:val="000000"/>
          <w:highlight w:val="white"/>
        </w:rPr>
        <w:t xml:space="preserve">, F1 of </w:t>
      </w:r>
      <w:sdt>
        <w:sdtPr>
          <w:tag w:val="goog_rdk_52"/>
          <w:id w:val="1914834359"/>
        </w:sdtPr>
        <w:sdtContent>
          <w:sdt>
            <w:sdtPr>
              <w:tag w:val="goog_rdk_53"/>
              <w:id w:val="964730356"/>
            </w:sdtPr>
            <w:sdtContent>
              <w:ins w:id="74" w:author="Nicole Zatorski" w:date="2025-09-26T22:36:00Z">
                <w:r>
                  <w:rPr>
                    <w:highlight w:val="white"/>
                    <w:rPrChange w:id="75" w:author="Nicole Zatorski" w:date="2025-09-26T22:36:00Z">
                      <w:rPr>
                        <w:color w:val="000000"/>
                        <w:highlight w:val="white"/>
                      </w:rPr>
                    </w:rPrChange>
                  </w:rPr>
                  <w:t>0.845±0.074</w:t>
                </w:r>
              </w:ins>
            </w:sdtContent>
          </w:sdt>
        </w:sdtContent>
      </w:sdt>
      <w:sdt>
        <w:sdtPr>
          <w:tag w:val="goog_rdk_54"/>
          <w:id w:val="503288171"/>
        </w:sdtPr>
        <w:sdtContent>
          <w:sdt>
            <w:sdtPr>
              <w:tag w:val="goog_rdk_55"/>
              <w:id w:val="-458337334"/>
            </w:sdtPr>
            <w:sdtContent>
              <w:del w:id="76" w:author="Nicole Zatorski" w:date="2025-09-26T22:36:00Z">
                <w:r>
                  <w:rPr>
                    <w:highlight w:val="white"/>
                    <w:rPrChange w:id="77" w:author="Nicole Zatorski" w:date="2025-09-26T22:36:00Z">
                      <w:rPr>
                        <w:color w:val="000000"/>
                        <w:highlight w:val="white"/>
                      </w:rPr>
                    </w:rPrChange>
                  </w:rPr>
                  <w:delText>0.867</w:delText>
                </w:r>
              </w:del>
            </w:sdtContent>
          </w:sdt>
        </w:sdtContent>
      </w:sdt>
      <w:r>
        <w:rPr>
          <w:color w:val="000000"/>
          <w:highlight w:val="white"/>
        </w:rPr>
        <w:t xml:space="preserve">, and an MCC of </w:t>
      </w:r>
      <w:sdt>
        <w:sdtPr>
          <w:tag w:val="goog_rdk_56"/>
          <w:id w:val="1975474814"/>
        </w:sdtPr>
        <w:sdtContent>
          <w:sdt>
            <w:sdtPr>
              <w:tag w:val="goog_rdk_57"/>
              <w:id w:val="-807188834"/>
            </w:sdtPr>
            <w:sdtContent>
              <w:ins w:id="78" w:author="Nicole Zatorski" w:date="2025-09-26T22:37:00Z">
                <w:r>
                  <w:rPr>
                    <w:highlight w:val="white"/>
                    <w:rPrChange w:id="79" w:author="Nicole Zatorski" w:date="2025-09-26T22:37:00Z">
                      <w:rPr>
                        <w:color w:val="000000"/>
                        <w:highlight w:val="white"/>
                      </w:rPr>
                    </w:rPrChange>
                  </w:rPr>
                  <w:t>0.742±0.101</w:t>
                </w:r>
              </w:ins>
            </w:sdtContent>
          </w:sdt>
        </w:sdtContent>
      </w:sdt>
      <w:sdt>
        <w:sdtPr>
          <w:tag w:val="goog_rdk_58"/>
          <w:id w:val="1223973225"/>
        </w:sdtPr>
        <w:sdtContent>
          <w:sdt>
            <w:sdtPr>
              <w:tag w:val="goog_rdk_59"/>
              <w:id w:val="-1728893130"/>
            </w:sdtPr>
            <w:sdtContent>
              <w:del w:id="80" w:author="Nicole Zatorski" w:date="2025-09-26T22:37:00Z">
                <w:r>
                  <w:rPr>
                    <w:highlight w:val="white"/>
                    <w:rPrChange w:id="81" w:author="Nicole Zatorski" w:date="2025-09-26T22:37:00Z">
                      <w:rPr>
                        <w:color w:val="000000"/>
                        <w:highlight w:val="white"/>
                      </w:rPr>
                    </w:rPrChange>
                  </w:rPr>
                  <w:delText>0.725</w:delText>
                </w:r>
              </w:del>
            </w:sdtContent>
          </w:sdt>
        </w:sdtContent>
      </w:sdt>
      <w:r>
        <w:rPr>
          <w:color w:val="000000"/>
          <w:highlight w:val="white"/>
        </w:rPr>
        <w:t xml:space="preserve"> (Table 2). The classifier trained on </w:t>
      </w:r>
      <w:sdt>
        <w:sdtPr>
          <w:tag w:val="goog_rdk_60"/>
          <w:id w:val="-843775337"/>
        </w:sdtPr>
        <w:sdtContent>
          <w:sdt>
            <w:sdtPr>
              <w:tag w:val="goog_rdk_61"/>
              <w:id w:val="1172584987"/>
            </w:sdtPr>
            <w:sdtContent>
              <w:ins w:id="82" w:author="Nicole Zatorski" w:date="2025-09-26T22:37:00Z">
                <w:r>
                  <w:rPr>
                    <w:highlight w:val="white"/>
                    <w:rPrChange w:id="83" w:author="Nicole Zatorski" w:date="2025-09-26T22:37:00Z">
                      <w:rPr>
                        <w:color w:val="000000"/>
                        <w:highlight w:val="white"/>
                      </w:rPr>
                    </w:rPrChange>
                  </w:rPr>
                  <w:t xml:space="preserve">inhibited protein </w:t>
                </w:r>
              </w:ins>
            </w:sdtContent>
          </w:sdt>
        </w:sdtContent>
      </w:sdt>
      <w:sdt>
        <w:sdtPr>
          <w:tag w:val="goog_rdk_62"/>
          <w:id w:val="1244039430"/>
        </w:sdtPr>
        <w:sdtContent>
          <w:sdt>
            <w:sdtPr>
              <w:tag w:val="goog_rdk_63"/>
              <w:id w:val="-1194630778"/>
            </w:sdtPr>
            <w:sdtContent>
              <w:del w:id="84" w:author="Nicole Zatorski" w:date="2025-09-26T22:37:00Z">
                <w:r>
                  <w:rPr>
                    <w:highlight w:val="white"/>
                    <w:rPrChange w:id="85" w:author="Nicole Zatorski" w:date="2025-09-26T22:37:00Z">
                      <w:rPr>
                        <w:color w:val="000000"/>
                        <w:highlight w:val="white"/>
                      </w:rPr>
                    </w:rPrChange>
                  </w:rPr>
                  <w:delText>drug</w:delText>
                </w:r>
              </w:del>
            </w:sdtContent>
          </w:sdt>
        </w:sdtContent>
      </w:sdt>
      <w:r>
        <w:rPr>
          <w:color w:val="000000"/>
          <w:highlight w:val="white"/>
        </w:rPr>
        <w:t xml:space="preserve"> features, a</w:t>
      </w:r>
      <w:sdt>
        <w:sdtPr>
          <w:tag w:val="goog_rdk_64"/>
          <w:id w:val="182153035"/>
        </w:sdtPr>
        <w:sdtContent>
          <w:sdt>
            <w:sdtPr>
              <w:tag w:val="goog_rdk_65"/>
              <w:id w:val="-3508263"/>
            </w:sdtPr>
            <w:sdtContent>
              <w:ins w:id="86" w:author="Nicole Zatorski" w:date="2025-09-26T22:37:00Z">
                <w:r>
                  <w:rPr>
                    <w:highlight w:val="white"/>
                    <w:rPrChange w:id="87" w:author="Nicole Zatorski" w:date="2025-09-26T22:37:00Z">
                      <w:rPr>
                        <w:color w:val="000000"/>
                        <w:highlight w:val="white"/>
                      </w:rPr>
                    </w:rPrChange>
                  </w:rPr>
                  <w:t xml:space="preserve"> multilayer perceptron </w:t>
                </w:r>
              </w:ins>
            </w:sdtContent>
          </w:sdt>
        </w:sdtContent>
      </w:sdt>
      <w:sdt>
        <w:sdtPr>
          <w:tag w:val="goog_rdk_66"/>
          <w:id w:val="-872761937"/>
        </w:sdtPr>
        <w:sdtContent>
          <w:del w:id="88" w:author="Nicole Zatorski" w:date="2025-09-26T22:37:00Z">
            <w:r>
              <w:rPr>
                <w:color w:val="000000"/>
                <w:highlight w:val="white"/>
              </w:rPr>
              <w:delText xml:space="preserve"> stacked </w:delText>
            </w:r>
          </w:del>
        </w:sdtContent>
      </w:sdt>
      <w:sdt>
        <w:sdtPr>
          <w:tag w:val="goog_rdk_67"/>
          <w:id w:val="661703237"/>
        </w:sdtPr>
        <w:sdtContent>
          <w:customXmlInsRangeStart w:id="89" w:author="Nicole Zatorski" w:date="2025-09-26T22:37:00Z"/>
          <w:sdt>
            <w:sdtPr>
              <w:tag w:val="goog_rdk_68"/>
              <w:id w:val="-826988217"/>
            </w:sdtPr>
            <w:sdtContent>
              <w:customXmlInsRangeEnd w:id="89"/>
              <w:customXmlInsRangeStart w:id="90" w:author="Nicole Zatorski" w:date="2025-09-26T22:37:00Z"/>
            </w:sdtContent>
          </w:sdt>
          <w:customXmlInsRangeEnd w:id="90"/>
          <w:sdt>
            <w:sdtPr>
              <w:tag w:val="goog_rdk_69"/>
              <w:id w:val="-563512020"/>
            </w:sdtPr>
            <w:sdtContent>
              <w:ins w:id="91" w:author="Nicole Zatorski" w:date="2025-09-26T22:37:00Z">
                <w:del w:id="92" w:author="Nicole Zatorski" w:date="2025-09-26T22:37:00Z">
                  <w:r>
                    <w:rPr>
                      <w:highlight w:val="white"/>
                      <w:rPrChange w:id="93" w:author="Nicole Zatorski" w:date="2025-09-26T22:37:00Z">
                        <w:rPr>
                          <w:color w:val="000000"/>
                          <w:highlight w:val="white"/>
                        </w:rPr>
                      </w:rPrChange>
                    </w:rPr>
                    <w:delText xml:space="preserve">feature agglomeration and decision tree classifier </w:delText>
                  </w:r>
                </w:del>
              </w:ins>
            </w:sdtContent>
          </w:sdt>
        </w:sdtContent>
      </w:sdt>
      <w:sdt>
        <w:sdtPr>
          <w:tag w:val="goog_rdk_70"/>
          <w:id w:val="-1461545068"/>
        </w:sdtPr>
        <w:sdtContent>
          <w:sdt>
            <w:sdtPr>
              <w:tag w:val="goog_rdk_71"/>
              <w:id w:val="-1703869111"/>
            </w:sdtPr>
            <w:sdtContent>
              <w:del w:id="94" w:author="Nicole Zatorski" w:date="2025-09-26T22:37:00Z">
                <w:r>
                  <w:rPr>
                    <w:highlight w:val="white"/>
                    <w:rPrChange w:id="95" w:author="Nicole Zatorski" w:date="2025-09-26T22:37:00Z">
                      <w:rPr>
                        <w:color w:val="000000"/>
                        <w:highlight w:val="white"/>
                      </w:rPr>
                    </w:rPrChange>
                  </w:rPr>
                  <w:delText>extra trees and decision tree</w:delText>
                </w:r>
              </w:del>
            </w:sdtContent>
          </w:sdt>
        </w:sdtContent>
      </w:sdt>
      <w:r>
        <w:rPr>
          <w:color w:val="000000"/>
          <w:highlight w:val="white"/>
        </w:rPr>
        <w:t xml:space="preserve">, performed with an accuracy of </w:t>
      </w:r>
      <w:sdt>
        <w:sdtPr>
          <w:tag w:val="goog_rdk_72"/>
          <w:id w:val="972613483"/>
        </w:sdtPr>
        <w:sdtContent>
          <w:sdt>
            <w:sdtPr>
              <w:tag w:val="goog_rdk_73"/>
              <w:id w:val="-1438816747"/>
            </w:sdtPr>
            <w:sdtContent>
              <w:ins w:id="96" w:author="Nicole Zatorski" w:date="2025-09-26T22:38:00Z">
                <w:r>
                  <w:rPr>
                    <w:highlight w:val="white"/>
                    <w:rPrChange w:id="97" w:author="Nicole Zatorski" w:date="2025-09-26T22:38:00Z">
                      <w:rPr>
                        <w:color w:val="000000"/>
                        <w:highlight w:val="white"/>
                      </w:rPr>
                    </w:rPrChange>
                  </w:rPr>
                  <w:t>0.823±0.057</w:t>
                </w:r>
              </w:ins>
            </w:sdtContent>
          </w:sdt>
        </w:sdtContent>
      </w:sdt>
      <w:sdt>
        <w:sdtPr>
          <w:tag w:val="goog_rdk_74"/>
          <w:id w:val="590045620"/>
        </w:sdtPr>
        <w:sdtContent>
          <w:sdt>
            <w:sdtPr>
              <w:tag w:val="goog_rdk_75"/>
              <w:id w:val="1016795961"/>
            </w:sdtPr>
            <w:sdtContent>
              <w:del w:id="98" w:author="Nicole Zatorski" w:date="2025-09-26T22:38:00Z">
                <w:r>
                  <w:rPr>
                    <w:highlight w:val="white"/>
                    <w:rPrChange w:id="99" w:author="Nicole Zatorski" w:date="2025-09-26T22:38:00Z">
                      <w:rPr>
                        <w:color w:val="000000"/>
                        <w:highlight w:val="white"/>
                      </w:rPr>
                    </w:rPrChange>
                  </w:rPr>
                  <w:delText>77.0%</w:delText>
                </w:r>
              </w:del>
            </w:sdtContent>
          </w:sdt>
        </w:sdtContent>
      </w:sdt>
      <w:r>
        <w:rPr>
          <w:color w:val="000000"/>
          <w:highlight w:val="white"/>
        </w:rPr>
        <w:t xml:space="preserve"> (Table 2). The classifier trained on molecular fingerprints, classified with random forest, and inhibited proteins, classified with </w:t>
      </w:r>
      <w:sdt>
        <w:sdtPr>
          <w:tag w:val="goog_rdk_76"/>
          <w:id w:val="950053173"/>
        </w:sdtPr>
        <w:sdtContent>
          <w:sdt>
            <w:sdtPr>
              <w:tag w:val="goog_rdk_77"/>
              <w:id w:val="-1933926858"/>
            </w:sdtPr>
            <w:sdtContent>
              <w:ins w:id="100" w:author="Nicole Zatorski" w:date="2025-09-26T22:39:00Z">
                <w:r>
                  <w:rPr>
                    <w:highlight w:val="white"/>
                    <w:rPrChange w:id="101" w:author="Nicole Zatorski" w:date="2025-09-26T22:39:00Z">
                      <w:rPr>
                        <w:color w:val="000000"/>
                        <w:highlight w:val="white"/>
                      </w:rPr>
                    </w:rPrChange>
                  </w:rPr>
                  <w:t xml:space="preserve">feature agglomeration and a decision tree classifier </w:t>
                </w:r>
              </w:ins>
            </w:sdtContent>
          </w:sdt>
        </w:sdtContent>
      </w:sdt>
      <w:sdt>
        <w:sdtPr>
          <w:tag w:val="goog_rdk_78"/>
          <w:id w:val="-208526234"/>
        </w:sdtPr>
        <w:sdtContent>
          <w:del w:id="102" w:author="Nicole Zatorski" w:date="2025-09-26T22:39:00Z">
            <w:r>
              <w:rPr>
                <w:color w:val="000000"/>
                <w:highlight w:val="white"/>
              </w:rPr>
              <w:delText>an</w:delText>
            </w:r>
          </w:del>
          <w:sdt>
            <w:sdtPr>
              <w:tag w:val="goog_rdk_79"/>
              <w:id w:val="617189946"/>
            </w:sdtPr>
            <w:sdtContent>
              <w:del w:id="103" w:author="Nicole Zatorski" w:date="2025-09-26T22:39:00Z">
                <w:r>
                  <w:rPr>
                    <w:highlight w:val="white"/>
                    <w:rPrChange w:id="104" w:author="Nicole Zatorski" w:date="2025-09-26T22:39:00Z">
                      <w:rPr>
                        <w:color w:val="000000"/>
                        <w:highlight w:val="white"/>
                      </w:rPr>
                    </w:rPrChange>
                  </w:rPr>
                  <w:delText xml:space="preserve"> RBF sampler and gradient boosting</w:delText>
                </w:r>
              </w:del>
            </w:sdtContent>
          </w:sdt>
        </w:sdtContent>
      </w:sdt>
      <w:r>
        <w:rPr>
          <w:color w:val="000000"/>
          <w:highlight w:val="white"/>
        </w:rPr>
        <w:t xml:space="preserve">, performed with accuracies of </w:t>
      </w:r>
      <w:sdt>
        <w:sdtPr>
          <w:tag w:val="goog_rdk_80"/>
          <w:id w:val="1359995977"/>
        </w:sdtPr>
        <w:sdtContent>
          <w:sdt>
            <w:sdtPr>
              <w:tag w:val="goog_rdk_81"/>
              <w:id w:val="884154448"/>
            </w:sdtPr>
            <w:sdtContent>
              <w:ins w:id="105" w:author="Nicole Zatorski" w:date="2025-09-26T22:39:00Z">
                <w:r>
                  <w:rPr>
                    <w:highlight w:val="white"/>
                    <w:rPrChange w:id="106" w:author="Nicole Zatorski" w:date="2025-09-26T22:39:00Z">
                      <w:rPr>
                        <w:color w:val="000000"/>
                        <w:highlight w:val="white"/>
                      </w:rPr>
                    </w:rPrChange>
                  </w:rPr>
                  <w:t>0.682±0.049</w:t>
                </w:r>
              </w:ins>
            </w:sdtContent>
          </w:sdt>
        </w:sdtContent>
      </w:sdt>
      <w:sdt>
        <w:sdtPr>
          <w:tag w:val="goog_rdk_82"/>
          <w:id w:val="1531986466"/>
        </w:sdtPr>
        <w:sdtContent>
          <w:sdt>
            <w:sdtPr>
              <w:tag w:val="goog_rdk_83"/>
              <w:id w:val="-376732177"/>
            </w:sdtPr>
            <w:sdtContent>
              <w:del w:id="107" w:author="Nicole Zatorski" w:date="2025-09-26T22:39:00Z">
                <w:r>
                  <w:rPr>
                    <w:highlight w:val="white"/>
                    <w:rPrChange w:id="108" w:author="Nicole Zatorski" w:date="2025-09-26T22:39:00Z">
                      <w:rPr>
                        <w:color w:val="000000"/>
                        <w:highlight w:val="white"/>
                      </w:rPr>
                    </w:rPrChange>
                  </w:rPr>
                  <w:delText>68.3%</w:delText>
                </w:r>
              </w:del>
            </w:sdtContent>
          </w:sdt>
        </w:sdtContent>
      </w:sdt>
      <w:r>
        <w:rPr>
          <w:color w:val="000000"/>
          <w:highlight w:val="white"/>
        </w:rPr>
        <w:t xml:space="preserve"> and</w:t>
      </w:r>
      <w:sdt>
        <w:sdtPr>
          <w:tag w:val="goog_rdk_84"/>
          <w:id w:val="-64831042"/>
        </w:sdtPr>
        <w:sdtContent>
          <w:ins w:id="109" w:author="Nicole Zatorski" w:date="2025-09-26T22:39:00Z">
            <w:r>
              <w:rPr>
                <w:color w:val="000000"/>
                <w:highlight w:val="white"/>
              </w:rPr>
              <w:t xml:space="preserve"> </w:t>
            </w:r>
          </w:ins>
          <w:sdt>
            <w:sdtPr>
              <w:tag w:val="goog_rdk_85"/>
              <w:id w:val="1022576632"/>
            </w:sdtPr>
            <w:sdtContent>
              <w:ins w:id="110" w:author="Nicole Zatorski" w:date="2025-09-26T22:39:00Z">
                <w:r>
                  <w:rPr>
                    <w:highlight w:val="white"/>
                    <w:rPrChange w:id="111" w:author="Nicole Zatorski" w:date="2025-09-26T22:39:00Z">
                      <w:rPr>
                        <w:color w:val="000000"/>
                        <w:highlight w:val="white"/>
                      </w:rPr>
                    </w:rPrChange>
                  </w:rPr>
                  <w:t>0.62±0.066</w:t>
                </w:r>
              </w:ins>
            </w:sdtContent>
          </w:sdt>
        </w:sdtContent>
      </w:sdt>
      <w:sdt>
        <w:sdtPr>
          <w:tag w:val="goog_rdk_86"/>
          <w:id w:val="-1970146209"/>
        </w:sdtPr>
        <w:sdtContent>
          <w:sdt>
            <w:sdtPr>
              <w:tag w:val="goog_rdk_87"/>
              <w:id w:val="-118640394"/>
            </w:sdtPr>
            <w:sdtContent>
              <w:del w:id="112" w:author="Nicole Zatorski" w:date="2025-09-26T22:39:00Z">
                <w:r>
                  <w:rPr>
                    <w:highlight w:val="white"/>
                    <w:rPrChange w:id="113" w:author="Nicole Zatorski" w:date="2025-09-26T22:39:00Z">
                      <w:rPr>
                        <w:color w:val="000000"/>
                        <w:highlight w:val="white"/>
                      </w:rPr>
                    </w:rPrChange>
                  </w:rPr>
                  <w:delText xml:space="preserve"> 62.8%</w:delText>
                </w:r>
              </w:del>
            </w:sdtContent>
          </w:sdt>
        </w:sdtContent>
      </w:sdt>
      <w:r>
        <w:rPr>
          <w:color w:val="000000"/>
          <w:highlight w:val="white"/>
        </w:rPr>
        <w:t xml:space="preserve"> respectively (Table 2). </w:t>
      </w:r>
    </w:p>
    <w:p w14:paraId="00000053" w14:textId="77777777" w:rsidR="000F7A7E" w:rsidRDefault="00000000">
      <w:pPr>
        <w:spacing w:line="480" w:lineRule="auto"/>
        <w:ind w:firstLine="360"/>
        <w:jc w:val="both"/>
        <w:rPr>
          <w:color w:val="000000"/>
          <w:highlight w:val="white"/>
        </w:rPr>
      </w:pPr>
      <w:r>
        <w:rPr>
          <w:color w:val="000000"/>
          <w:highlight w:val="white"/>
        </w:rPr>
        <w:t xml:space="preserve">The predictions from the individually trained classifiers were combined using an ensemble predictor, the Withdrawal Anticipation and Toxicity Characterization of Hits (WATCH) (Fig. 4A). To minimize overfitting, holdout data was used in the training of WATCH (Methods). Application of this ensemble learning approach improved performance of drug prediction of withdrawal status compared to individual models trained on chemical fingerprints, chemical features, inhibited </w:t>
      </w:r>
      <w:r>
        <w:rPr>
          <w:color w:val="000000"/>
          <w:highlight w:val="white"/>
        </w:rPr>
        <w:lastRenderedPageBreak/>
        <w:t>proteins, and features of inhibited proteins respectively (Fig. 4BC).</w:t>
      </w:r>
      <w:r>
        <w:rPr>
          <w:noProof/>
          <w:color w:val="000000"/>
          <w:highlight w:val="white"/>
        </w:rPr>
        <w:drawing>
          <wp:inline distT="114300" distB="114300" distL="114300" distR="114300" wp14:anchorId="7D1EEA62" wp14:editId="2612A4FE">
            <wp:extent cx="5943600" cy="3383459"/>
            <wp:effectExtent l="0" t="0" r="0" b="0"/>
            <wp:docPr id="212480204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b="43074"/>
                    <a:stretch>
                      <a:fillRect/>
                    </a:stretch>
                  </pic:blipFill>
                  <pic:spPr>
                    <a:xfrm>
                      <a:off x="0" y="0"/>
                      <a:ext cx="5943600" cy="3383459"/>
                    </a:xfrm>
                    <a:prstGeom prst="rect">
                      <a:avLst/>
                    </a:prstGeom>
                    <a:ln/>
                  </pic:spPr>
                </pic:pic>
              </a:graphicData>
            </a:graphic>
          </wp:inline>
        </w:drawing>
      </w:r>
    </w:p>
    <w:p w14:paraId="00000054" w14:textId="77777777" w:rsidR="000F7A7E" w:rsidRDefault="000F7A7E">
      <w:pPr>
        <w:rPr>
          <w:highlight w:val="white"/>
        </w:rPr>
      </w:pPr>
    </w:p>
    <w:sdt>
      <w:sdtPr>
        <w:tag w:val="goog_rdk_103"/>
        <w:id w:val="-1722495426"/>
      </w:sdtPr>
      <w:sdtContent>
        <w:p w14:paraId="00000055" w14:textId="77777777" w:rsidR="000F7A7E" w:rsidRDefault="00000000">
          <w:pPr>
            <w:jc w:val="both"/>
            <w:rPr>
              <w:del w:id="114" w:author="Nicole Zatorski" w:date="2025-10-21T03:33:00Z"/>
              <w:rFonts w:ascii="Times" w:eastAsia="Times" w:hAnsi="Times" w:cs="Times"/>
              <w:sz w:val="20"/>
              <w:szCs w:val="20"/>
              <w:highlight w:val="white"/>
            </w:rPr>
          </w:pPr>
          <w:sdt>
            <w:sdtPr>
              <w:tag w:val="goog_rdk_89"/>
              <w:id w:val="1853370386"/>
            </w:sdtPr>
            <w:sdtContent>
              <w:sdt>
                <w:sdtPr>
                  <w:tag w:val="goog_rdk_90"/>
                  <w:id w:val="411623344"/>
                </w:sdtPr>
                <w:sdtContent>
                  <w:ins w:id="115" w:author="Nicole Zatorski" w:date="2025-10-21T03:33:00Z">
                    <w:r>
                      <w:rPr>
                        <w:rFonts w:ascii="Times" w:eastAsia="Times" w:hAnsi="Times" w:cs="Times"/>
                        <w:b/>
                        <w:bCs/>
                        <w:sz w:val="20"/>
                        <w:szCs w:val="20"/>
                        <w:highlight w:val="white"/>
                        <w:rPrChange w:id="116" w:author="Nicole Zatorski" w:date="2025-10-21T03:33:00Z">
                          <w:rPr>
                            <w:highlight w:val="white"/>
                          </w:rPr>
                        </w:rPrChange>
                      </w:rPr>
                      <w:t>Figure 4. Model predicting drug withdrawal performance on representative test set</w:t>
                    </w:r>
                  </w:ins>
                </w:sdtContent>
              </w:sdt>
              <w:customXmlInsRangeStart w:id="117" w:author="Nicole Zatorski" w:date="2025-10-21T03:33:00Z"/>
              <w:sdt>
                <w:sdtPr>
                  <w:tag w:val="goog_rdk_91"/>
                  <w:id w:val="1105624203"/>
                </w:sdtPr>
                <w:sdtContent>
                  <w:customXmlInsRangeEnd w:id="117"/>
                  <w:ins w:id="118" w:author="Nicole Zatorski" w:date="2025-10-21T03:33:00Z">
                    <w:r>
                      <w:rPr>
                        <w:rFonts w:ascii="Times" w:eastAsia="Times" w:hAnsi="Times" w:cs="Times"/>
                        <w:sz w:val="20"/>
                        <w:szCs w:val="20"/>
                        <w:highlight w:val="white"/>
                        <w:rPrChange w:id="119" w:author="Nicole Zatorski" w:date="2025-10-21T03:33:00Z">
                          <w:rPr>
                            <w:highlight w:val="white"/>
                          </w:rPr>
                        </w:rPrChange>
                      </w:rPr>
                      <w:t xml:space="preserve">. </w:t>
                    </w:r>
                  </w:ins>
                  <w:customXmlInsRangeStart w:id="120" w:author="Nicole Zatorski" w:date="2025-10-21T03:33:00Z"/>
                </w:sdtContent>
              </w:sdt>
              <w:customXmlInsRangeEnd w:id="120"/>
              <w:customXmlInsRangeStart w:id="121" w:author="Nicole Zatorski" w:date="2025-10-21T03:33:00Z"/>
              <w:sdt>
                <w:sdtPr>
                  <w:tag w:val="goog_rdk_92"/>
                  <w:id w:val="-645244039"/>
                </w:sdtPr>
                <w:sdtContent>
                  <w:customXmlInsRangeEnd w:id="121"/>
                  <w:ins w:id="122" w:author="Nicole Zatorski" w:date="2025-10-21T03:33:00Z">
                    <w:r>
                      <w:rPr>
                        <w:sz w:val="20"/>
                        <w:szCs w:val="20"/>
                        <w:highlight w:val="white"/>
                        <w:rPrChange w:id="123" w:author="Nicole Zatorski" w:date="2025-10-21T03:33:00Z">
                          <w:rPr>
                            <w:highlight w:val="white"/>
                          </w:rPr>
                        </w:rPrChange>
                      </w:rPr>
                      <w:t xml:space="preserve">Top-performing classifiers are shown for each data set, and are as follows: multilayer perceptron for drug target features, feature agglomeration and decision tree for drug targets, extra trees classifier for drug chemical features, random forest for drug fingerprints, and multilayer perceptron for the ensemble. The optimized predictor trained on all data types </w:t>
                    </w:r>
                  </w:ins>
                  <w:customXmlInsRangeStart w:id="124" w:author="Nicole Zatorski" w:date="2025-10-21T03:33:00Z"/>
                </w:sdtContent>
              </w:sdt>
              <w:customXmlInsRangeEnd w:id="124"/>
              <w:customXmlInsRangeStart w:id="125" w:author="Nicole Zatorski" w:date="2025-10-21T03:33:00Z"/>
              <w:sdt>
                <w:sdtPr>
                  <w:tag w:val="goog_rdk_93"/>
                  <w:id w:val="-2115918287"/>
                </w:sdtPr>
                <w:sdtContent>
                  <w:customXmlInsRangeEnd w:id="125"/>
                  <w:ins w:id="126" w:author="Nicole Zatorski" w:date="2025-10-21T03:33:00Z">
                    <w:r>
                      <w:rPr>
                        <w:sz w:val="20"/>
                        <w:szCs w:val="20"/>
                        <w:highlight w:val="white"/>
                        <w:rPrChange w:id="127" w:author="Nicole Zatorski" w:date="2025-10-21T03:33:00Z">
                          <w:rPr>
                            <w:highlight w:val="white"/>
                          </w:rPr>
                        </w:rPrChange>
                      </w:rPr>
                      <w:t>simultaneously</w:t>
                    </w:r>
                  </w:ins>
                  <w:customXmlInsRangeStart w:id="128" w:author="Nicole Zatorski" w:date="2025-10-21T03:33:00Z"/>
                </w:sdtContent>
              </w:sdt>
              <w:customXmlInsRangeEnd w:id="128"/>
              <w:customXmlInsRangeStart w:id="129" w:author="Nicole Zatorski" w:date="2025-10-21T03:33:00Z"/>
              <w:sdt>
                <w:sdtPr>
                  <w:tag w:val="goog_rdk_94"/>
                  <w:id w:val="-24332269"/>
                </w:sdtPr>
                <w:sdtContent>
                  <w:customXmlInsRangeEnd w:id="129"/>
                  <w:ins w:id="130" w:author="Nicole Zatorski" w:date="2025-10-21T03:33:00Z">
                    <w:r>
                      <w:rPr>
                        <w:sz w:val="20"/>
                        <w:szCs w:val="20"/>
                        <w:highlight w:val="white"/>
                        <w:rPrChange w:id="131" w:author="Nicole Zatorski" w:date="2025-10-21T03:33:00Z">
                          <w:rPr>
                            <w:highlight w:val="white"/>
                          </w:rPr>
                        </w:rPrChange>
                      </w:rPr>
                      <w:t xml:space="preserve"> was extreme gradient boosting. </w:t>
                    </w:r>
                  </w:ins>
                  <w:customXmlInsRangeStart w:id="132" w:author="Nicole Zatorski" w:date="2025-10-21T03:33:00Z"/>
                </w:sdtContent>
              </w:sdt>
              <w:customXmlInsRangeEnd w:id="132"/>
              <w:customXmlInsRangeStart w:id="133" w:author="Nicole Zatorski" w:date="2025-10-21T03:33:00Z"/>
              <w:sdt>
                <w:sdtPr>
                  <w:tag w:val="goog_rdk_95"/>
                  <w:id w:val="723939680"/>
                </w:sdtPr>
                <w:sdtContent>
                  <w:customXmlInsRangeEnd w:id="133"/>
                  <w:ins w:id="134" w:author="Nicole Zatorski" w:date="2025-10-21T03:33:00Z">
                    <w:r>
                      <w:rPr>
                        <w:rFonts w:ascii="Times" w:eastAsia="Times" w:hAnsi="Times" w:cs="Times"/>
                        <w:sz w:val="20"/>
                        <w:szCs w:val="20"/>
                        <w:highlight w:val="white"/>
                        <w:rPrChange w:id="135" w:author="Nicole Zatorski" w:date="2025-10-21T03:33:00Z">
                          <w:rPr>
                            <w:highlight w:val="white"/>
                          </w:rPr>
                        </w:rPrChange>
                      </w:rPr>
                      <w:t>A.</w:t>
                    </w:r>
                  </w:ins>
                  <w:customXmlInsRangeStart w:id="136" w:author="Nicole Zatorski" w:date="2025-10-21T03:33:00Z"/>
                </w:sdtContent>
              </w:sdt>
              <w:customXmlInsRangeEnd w:id="136"/>
              <w:customXmlInsRangeStart w:id="137" w:author="Nicole Zatorski" w:date="2025-10-21T03:33:00Z"/>
              <w:sdt>
                <w:sdtPr>
                  <w:tag w:val="goog_rdk_96"/>
                  <w:id w:val="1113777499"/>
                </w:sdtPr>
                <w:sdtContent>
                  <w:customXmlInsRangeEnd w:id="137"/>
                  <w:ins w:id="138" w:author="Nicole Zatorski" w:date="2025-10-21T03:33:00Z">
                    <w:r>
                      <w:rPr>
                        <w:rFonts w:ascii="Times" w:eastAsia="Times" w:hAnsi="Times" w:cs="Times"/>
                        <w:b/>
                        <w:bCs/>
                        <w:sz w:val="20"/>
                        <w:szCs w:val="20"/>
                        <w:highlight w:val="white"/>
                        <w:rPrChange w:id="139" w:author="Nicole Zatorski" w:date="2025-10-21T03:33:00Z">
                          <w:rPr>
                            <w:highlight w:val="white"/>
                          </w:rPr>
                        </w:rPrChange>
                      </w:rPr>
                      <w:t xml:space="preserve"> </w:t>
                    </w:r>
                  </w:ins>
                  <w:customXmlInsRangeStart w:id="140" w:author="Nicole Zatorski" w:date="2025-10-21T03:33:00Z"/>
                </w:sdtContent>
              </w:sdt>
              <w:customXmlInsRangeEnd w:id="140"/>
              <w:customXmlInsRangeStart w:id="141" w:author="Nicole Zatorski" w:date="2025-10-21T03:33:00Z"/>
              <w:sdt>
                <w:sdtPr>
                  <w:tag w:val="goog_rdk_97"/>
                  <w:id w:val="369207401"/>
                </w:sdtPr>
                <w:sdtContent>
                  <w:customXmlInsRangeEnd w:id="141"/>
                  <w:ins w:id="142" w:author="Nicole Zatorski" w:date="2025-10-21T03:33:00Z">
                    <w:r>
                      <w:rPr>
                        <w:rFonts w:ascii="Times" w:eastAsia="Times" w:hAnsi="Times" w:cs="Times"/>
                        <w:sz w:val="20"/>
                        <w:szCs w:val="20"/>
                        <w:highlight w:val="white"/>
                        <w:rPrChange w:id="143" w:author="Nicole Zatorski" w:date="2025-10-21T03:33:00Z">
                          <w:rPr>
                            <w:highlight w:val="white"/>
                          </w:rPr>
                        </w:rPrChange>
                      </w:rPr>
                      <w:t>Model architecture for the ensemble withdrawn drug predictor. Each data set was divided into three sets: one used to train the individual models, one used to train the ensemble, and one used to test all predictors. TPOT was applied to the training sets to select and tune the hyperparameters for separate models. (Methods) B. Receiver Operating Characteristic (ROC) curve showing predictive model true positive rate compared to false positive rate for each of the models based on different input data as well as the overall ensemble predictor. C. Precision-recall curves for each of the models based on different input data as well as the overall ensemble predictor.</w:t>
                    </w:r>
                  </w:ins>
                  <w:customXmlInsRangeStart w:id="144" w:author="Nicole Zatorski" w:date="2025-10-21T03:33:00Z"/>
                </w:sdtContent>
              </w:sdt>
              <w:customXmlInsRangeEnd w:id="144"/>
              <w:customXmlInsRangeStart w:id="145" w:author="Nicole Zatorski" w:date="2025-10-21T03:33:00Z"/>
              <w:sdt>
                <w:sdtPr>
                  <w:tag w:val="goog_rdk_98"/>
                  <w:id w:val="-2080639350"/>
                </w:sdtPr>
                <w:sdtContent>
                  <w:customXmlInsRangeEnd w:id="145"/>
                  <w:customXmlInsRangeStart w:id="146" w:author="Nicole Zatorski" w:date="2025-10-21T03:33:00Z"/>
                  <w:customXmlDelRangeStart w:id="147" w:author="Nicole Zatorski" w:date="2025-10-21T03:33:00Z"/>
                  <w:sdt>
                    <w:sdtPr>
                      <w:tag w:val="goog_rdk_99"/>
                      <w:id w:val="-917553227"/>
                    </w:sdtPr>
                    <w:sdtContent>
                      <w:customXmlInsRangeEnd w:id="146"/>
                      <w:customXmlDelRangeEnd w:id="147"/>
                      <w:ins w:id="148" w:author="Nicole Zatorski" w:date="2025-10-21T03:33:00Z">
                        <w:del w:id="149" w:author="Nicole Zatorski" w:date="2025-10-21T03:33:00Z">
                          <w:r>
                            <w:rPr>
                              <w:rFonts w:ascii="Times" w:eastAsia="Times" w:hAnsi="Times" w:cs="Times"/>
                              <w:sz w:val="20"/>
                              <w:szCs w:val="20"/>
                              <w:highlight w:val="white"/>
                              <w:rPrChange w:id="150" w:author="Nicole Zatorski" w:date="2025-10-21T03:33:00Z">
                                <w:rPr>
                                  <w:highlight w:val="white"/>
                                </w:rPr>
                              </w:rPrChange>
                            </w:rPr>
                            <w:delText xml:space="preserve">Using the two different evaluation measures, the ensemble-based predictor </w:delText>
                          </w:r>
                        </w:del>
                      </w:ins>
                      <w:customXmlInsRangeStart w:id="151" w:author="Nicole Zatorski" w:date="2025-10-21T03:33:00Z"/>
                      <w:customXmlDelRangeStart w:id="152" w:author="Nicole Zatorski" w:date="2025-10-21T03:33:00Z"/>
                    </w:sdtContent>
                  </w:sdt>
                  <w:customXmlInsRangeEnd w:id="151"/>
                  <w:customXmlDelRangeEnd w:id="152"/>
                  <w:customXmlInsRangeStart w:id="153" w:author="Nicole Zatorski" w:date="2025-10-21T03:33:00Z"/>
                  <w:customXmlDelRangeStart w:id="154" w:author="Nicole Zatorski" w:date="2025-10-21T03:33:00Z"/>
                  <w:sdt>
                    <w:sdtPr>
                      <w:tag w:val="goog_rdk_100"/>
                      <w:id w:val="-838560130"/>
                    </w:sdtPr>
                    <w:sdtContent>
                      <w:customXmlInsRangeEnd w:id="153"/>
                      <w:customXmlDelRangeEnd w:id="154"/>
                      <w:ins w:id="155" w:author="Nicole Zatorski" w:date="2025-10-21T03:33:00Z">
                        <w:del w:id="156" w:author="Nicole Zatorski" w:date="2025-10-21T03:33:00Z">
                          <w:r>
                            <w:rPr>
                              <w:rFonts w:ascii="Times" w:eastAsia="Times" w:hAnsi="Times" w:cs="Times"/>
                              <w:sz w:val="20"/>
                              <w:szCs w:val="20"/>
                              <w:highlight w:val="white"/>
                              <w:rPrChange w:id="157" w:author="Nicole Zatorski" w:date="2025-10-21T03:33:00Z">
                                <w:rPr>
                                  <w:highlight w:val="white"/>
                                </w:rPr>
                              </w:rPrChange>
                            </w:rPr>
                            <w:delText>performed</w:delText>
                          </w:r>
                        </w:del>
                      </w:ins>
                      <w:customXmlInsRangeStart w:id="158" w:author="Nicole Zatorski" w:date="2025-10-21T03:33:00Z"/>
                      <w:customXmlDelRangeStart w:id="159" w:author="Nicole Zatorski" w:date="2025-10-21T03:33:00Z"/>
                    </w:sdtContent>
                  </w:sdt>
                  <w:customXmlInsRangeEnd w:id="158"/>
                  <w:customXmlDelRangeEnd w:id="159"/>
                  <w:customXmlInsRangeStart w:id="160" w:author="Nicole Zatorski" w:date="2025-10-21T03:33:00Z"/>
                  <w:customXmlDelRangeStart w:id="161" w:author="Nicole Zatorski" w:date="2025-10-21T03:33:00Z"/>
                  <w:sdt>
                    <w:sdtPr>
                      <w:tag w:val="goog_rdk_101"/>
                      <w:id w:val="-1414826115"/>
                    </w:sdtPr>
                    <w:sdtContent>
                      <w:customXmlInsRangeEnd w:id="160"/>
                      <w:customXmlDelRangeEnd w:id="161"/>
                      <w:ins w:id="162" w:author="Nicole Zatorski" w:date="2025-10-21T03:33:00Z">
                        <w:del w:id="163" w:author="Nicole Zatorski" w:date="2025-10-21T03:33:00Z">
                          <w:r>
                            <w:rPr>
                              <w:rFonts w:ascii="Times" w:eastAsia="Times" w:hAnsi="Times" w:cs="Times"/>
                              <w:sz w:val="20"/>
                              <w:szCs w:val="20"/>
                              <w:highlight w:val="white"/>
                              <w:rPrChange w:id="164" w:author="Nicole Zatorski" w:date="2025-10-21T03:33:00Z">
                                <w:rPr>
                                  <w:highlight w:val="white"/>
                                </w:rPr>
                              </w:rPrChange>
                            </w:rPr>
                            <w:delText xml:space="preserve"> the best of all models.</w:delText>
                          </w:r>
                        </w:del>
                      </w:ins>
                      <w:customXmlInsRangeStart w:id="165" w:author="Nicole Zatorski" w:date="2025-10-21T03:33:00Z"/>
                      <w:customXmlDelRangeStart w:id="166" w:author="Nicole Zatorski" w:date="2025-10-21T03:33:00Z"/>
                    </w:sdtContent>
                  </w:sdt>
                  <w:customXmlInsRangeEnd w:id="165"/>
                  <w:customXmlDelRangeEnd w:id="166"/>
                  <w:customXmlInsRangeStart w:id="167" w:author="Nicole Zatorski" w:date="2025-10-21T03:33:00Z"/>
                </w:sdtContent>
              </w:sdt>
              <w:customXmlInsRangeEnd w:id="167"/>
            </w:sdtContent>
          </w:sdt>
          <w:sdt>
            <w:sdtPr>
              <w:tag w:val="goog_rdk_102"/>
              <w:id w:val="-858874796"/>
            </w:sdtPr>
            <w:sdtContent/>
          </w:sdt>
        </w:p>
      </w:sdtContent>
    </w:sdt>
    <w:sdt>
      <w:sdtPr>
        <w:tag w:val="goog_rdk_104"/>
        <w:id w:val="-1725679943"/>
      </w:sdtPr>
      <w:sdtContent>
        <w:p w14:paraId="00000056" w14:textId="77777777" w:rsidR="000F7A7E" w:rsidRDefault="00000000">
          <w:pPr>
            <w:jc w:val="both"/>
            <w:rPr>
              <w:color w:val="000000"/>
              <w:highlight w:val="white"/>
            </w:rPr>
            <w:pPrChange w:id="168" w:author="Nicole Zatorski" w:date="2025-10-21T03:33:00Z">
              <w:pPr/>
            </w:pPrChange>
          </w:pPr>
          <w:r>
            <w:br w:type="page"/>
          </w:r>
        </w:p>
      </w:sdtContent>
    </w:sdt>
    <w:sdt>
      <w:sdtPr>
        <w:tag w:val="goog_rdk_108"/>
        <w:id w:val="396155555"/>
      </w:sdtPr>
      <w:sdtContent>
        <w:p w14:paraId="00000057" w14:textId="77777777" w:rsidR="000F7A7E" w:rsidRPr="000F7A7E" w:rsidRDefault="00000000">
          <w:pPr>
            <w:spacing w:line="480" w:lineRule="auto"/>
            <w:jc w:val="both"/>
            <w:rPr>
              <w:ins w:id="169" w:author="Nicole Zatorski" w:date="2025-09-26T21:44:00Z"/>
              <w:highlight w:val="white"/>
              <w:rPrChange w:id="170" w:author="Nicole Zatorski" w:date="2025-09-26T21:44:00Z">
                <w:rPr>
                  <w:ins w:id="171" w:author="Nicole Zatorski" w:date="2025-09-26T21:44:00Z"/>
                  <w:color w:val="000000"/>
                  <w:highlight w:val="white"/>
                </w:rPr>
              </w:rPrChange>
            </w:rPr>
          </w:pPr>
          <w:sdt>
            <w:sdtPr>
              <w:tag w:val="goog_rdk_106"/>
              <w:id w:val="1711281641"/>
            </w:sdtPr>
            <w:sdtContent>
              <w:sdt>
                <w:sdtPr>
                  <w:tag w:val="goog_rdk_107"/>
                  <w:id w:val="-2070193280"/>
                </w:sdtPr>
                <w:sdtContent/>
              </w:sdt>
            </w:sdtContent>
          </w:sdt>
        </w:p>
      </w:sdtContent>
    </w:sdt>
    <w:tbl>
      <w:tblPr>
        <w:tblStyle w:val="a0"/>
        <w:tblW w:w="9405" w:type="dxa"/>
        <w:tblBorders>
          <w:top w:val="nil"/>
          <w:left w:val="nil"/>
          <w:bottom w:val="nil"/>
          <w:right w:val="nil"/>
          <w:insideH w:val="nil"/>
          <w:insideV w:val="nil"/>
        </w:tblBorders>
        <w:tblLayout w:type="fixed"/>
        <w:tblLook w:val="0600" w:firstRow="0" w:lastRow="0" w:firstColumn="0" w:lastColumn="0" w:noHBand="1" w:noVBand="1"/>
      </w:tblPr>
      <w:tblGrid>
        <w:gridCol w:w="2070"/>
        <w:gridCol w:w="1320"/>
        <w:gridCol w:w="1005"/>
        <w:gridCol w:w="1005"/>
        <w:gridCol w:w="1005"/>
        <w:gridCol w:w="1005"/>
        <w:gridCol w:w="990"/>
        <w:gridCol w:w="1005"/>
      </w:tblGrid>
      <w:sdt>
        <w:sdtPr>
          <w:tag w:val="goog_rdk_109"/>
          <w:id w:val="1556219683"/>
        </w:sdtPr>
        <w:sdtContent>
          <w:tr w:rsidR="000F7A7E" w14:paraId="2C64B150" w14:textId="77777777">
            <w:trPr>
              <w:trHeight w:val="415"/>
              <w:ins w:id="172" w:author="Nicole Zatorski" w:date="2025-09-26T21:44:00Z"/>
            </w:trPr>
            <w:tc>
              <w:tcPr>
                <w:tcW w:w="2070" w:type="dxa"/>
                <w:tcBorders>
                  <w:top w:val="single" w:sz="6" w:space="0" w:color="000000"/>
                  <w:left w:val="single" w:sz="6" w:space="0" w:color="000000"/>
                  <w:bottom w:val="single" w:sz="6" w:space="0" w:color="000000"/>
                  <w:right w:val="single" w:sz="6" w:space="0" w:color="000000"/>
                </w:tcBorders>
                <w:tcMar>
                  <w:top w:w="20" w:type="dxa"/>
                  <w:left w:w="20" w:type="dxa"/>
                  <w:bottom w:w="100" w:type="dxa"/>
                  <w:right w:w="20" w:type="dxa"/>
                </w:tcMar>
                <w:vAlign w:val="bottom"/>
              </w:tcPr>
              <w:sdt>
                <w:sdtPr>
                  <w:tag w:val="goog_rdk_113"/>
                  <w:id w:val="1140321030"/>
                </w:sdtPr>
                <w:sdtContent>
                  <w:p w14:paraId="00000058" w14:textId="77777777" w:rsidR="000F7A7E" w:rsidRPr="000F7A7E" w:rsidRDefault="00000000">
                    <w:pPr>
                      <w:jc w:val="center"/>
                      <w:rPr>
                        <w:ins w:id="173" w:author="Nicole Zatorski" w:date="2025-09-26T21:44:00Z"/>
                        <w:b/>
                        <w:bCs/>
                        <w:highlight w:val="white"/>
                        <w:rPrChange w:id="174" w:author="Nicole Zatorski" w:date="2025-09-26T21:44:00Z">
                          <w:rPr>
                            <w:ins w:id="175" w:author="Nicole Zatorski" w:date="2025-09-26T21:44:00Z"/>
                            <w:color w:val="000000"/>
                            <w:highlight w:val="white"/>
                          </w:rPr>
                        </w:rPrChange>
                      </w:rPr>
                    </w:pPr>
                    <w:sdt>
                      <w:sdtPr>
                        <w:tag w:val="goog_rdk_110"/>
                        <w:id w:val="-1846991544"/>
                      </w:sdtPr>
                      <w:sdtContent>
                        <w:sdt>
                          <w:sdtPr>
                            <w:tag w:val="goog_rdk_111"/>
                            <w:id w:val="-1859177620"/>
                          </w:sdtPr>
                          <w:sdtContent>
                            <w:ins w:id="176" w:author="Nicole Zatorski" w:date="2025-09-26T21:44:00Z">
                              <w:r>
                                <w:rPr>
                                  <w:b/>
                                  <w:bCs/>
                                  <w:sz w:val="20"/>
                                  <w:szCs w:val="20"/>
                                  <w:highlight w:val="white"/>
                                  <w:rPrChange w:id="177" w:author="Nicole Zatorski" w:date="2025-09-26T21:44:00Z">
                                    <w:rPr>
                                      <w:color w:val="000000"/>
                                      <w:highlight w:val="white"/>
                                    </w:rPr>
                                  </w:rPrChange>
                                </w:rPr>
                                <w:t>Algorithm</w:t>
                              </w:r>
                            </w:ins>
                          </w:sdtContent>
                        </w:sdt>
                        <w:customXmlInsRangeStart w:id="178" w:author="Nicole Zatorski" w:date="2025-09-26T21:44:00Z"/>
                        <w:sdt>
                          <w:sdtPr>
                            <w:tag w:val="goog_rdk_112"/>
                            <w:id w:val="-1961498079"/>
                          </w:sdtPr>
                          <w:sdtContent>
                            <w:customXmlInsRangeEnd w:id="178"/>
                            <w:customXmlInsRangeStart w:id="179" w:author="Nicole Zatorski" w:date="2025-09-26T21:44:00Z"/>
                          </w:sdtContent>
                        </w:sdt>
                        <w:customXmlInsRangeEnd w:id="179"/>
                      </w:sdtContent>
                    </w:sdt>
                  </w:p>
                </w:sdtContent>
              </w:sdt>
            </w:tc>
            <w:tc>
              <w:tcPr>
                <w:tcW w:w="1320" w:type="dxa"/>
                <w:tcBorders>
                  <w:top w:val="single" w:sz="6" w:space="0" w:color="000000"/>
                  <w:left w:val="nil"/>
                  <w:bottom w:val="single" w:sz="6" w:space="0" w:color="000000"/>
                  <w:right w:val="single" w:sz="6" w:space="0" w:color="000000"/>
                </w:tcBorders>
                <w:tcMar>
                  <w:top w:w="20" w:type="dxa"/>
                  <w:left w:w="20" w:type="dxa"/>
                  <w:bottom w:w="100" w:type="dxa"/>
                  <w:right w:w="20" w:type="dxa"/>
                </w:tcMar>
                <w:vAlign w:val="bottom"/>
              </w:tcPr>
              <w:sdt>
                <w:sdtPr>
                  <w:tag w:val="goog_rdk_117"/>
                  <w:id w:val="-1142181837"/>
                </w:sdtPr>
                <w:sdtContent>
                  <w:p w14:paraId="00000059" w14:textId="77777777" w:rsidR="000F7A7E" w:rsidRPr="000F7A7E" w:rsidRDefault="00000000">
                    <w:pPr>
                      <w:jc w:val="center"/>
                      <w:rPr>
                        <w:ins w:id="180" w:author="Nicole Zatorski" w:date="2025-09-26T21:44:00Z"/>
                        <w:b/>
                        <w:bCs/>
                        <w:highlight w:val="white"/>
                        <w:rPrChange w:id="181" w:author="Nicole Zatorski" w:date="2025-09-26T21:44:00Z">
                          <w:rPr>
                            <w:ins w:id="182" w:author="Nicole Zatorski" w:date="2025-09-26T21:44:00Z"/>
                            <w:color w:val="000000"/>
                            <w:highlight w:val="white"/>
                          </w:rPr>
                        </w:rPrChange>
                      </w:rPr>
                    </w:pPr>
                    <w:sdt>
                      <w:sdtPr>
                        <w:tag w:val="goog_rdk_114"/>
                        <w:id w:val="834185424"/>
                      </w:sdtPr>
                      <w:sdtContent>
                        <w:sdt>
                          <w:sdtPr>
                            <w:tag w:val="goog_rdk_115"/>
                            <w:id w:val="1670465503"/>
                          </w:sdtPr>
                          <w:sdtContent>
                            <w:ins w:id="183" w:author="Nicole Zatorski" w:date="2025-09-26T21:44:00Z">
                              <w:r>
                                <w:rPr>
                                  <w:b/>
                                  <w:bCs/>
                                  <w:sz w:val="20"/>
                                  <w:szCs w:val="20"/>
                                  <w:highlight w:val="white"/>
                                  <w:rPrChange w:id="184" w:author="Nicole Zatorski" w:date="2025-09-26T21:44:00Z">
                                    <w:rPr>
                                      <w:color w:val="000000"/>
                                      <w:highlight w:val="white"/>
                                    </w:rPr>
                                  </w:rPrChange>
                                </w:rPr>
                                <w:t xml:space="preserve">Data </w:t>
                              </w:r>
                            </w:ins>
                          </w:sdtContent>
                        </w:sdt>
                        <w:customXmlInsRangeStart w:id="185" w:author="Nicole Zatorski" w:date="2025-09-26T21:44:00Z"/>
                        <w:sdt>
                          <w:sdtPr>
                            <w:tag w:val="goog_rdk_116"/>
                            <w:id w:val="-2124914190"/>
                          </w:sdtPr>
                          <w:sdtContent>
                            <w:customXmlInsRangeEnd w:id="185"/>
                            <w:customXmlInsRangeStart w:id="186" w:author="Nicole Zatorski" w:date="2025-09-26T21:44:00Z"/>
                          </w:sdtContent>
                        </w:sdt>
                        <w:customXmlInsRangeEnd w:id="186"/>
                      </w:sdtContent>
                    </w:sdt>
                  </w:p>
                </w:sdtContent>
              </w:sdt>
            </w:tc>
            <w:tc>
              <w:tcPr>
                <w:tcW w:w="1005" w:type="dxa"/>
                <w:tcBorders>
                  <w:top w:val="single" w:sz="6" w:space="0" w:color="000000"/>
                  <w:left w:val="nil"/>
                  <w:bottom w:val="single" w:sz="6" w:space="0" w:color="000000"/>
                  <w:right w:val="single" w:sz="6" w:space="0" w:color="000000"/>
                </w:tcBorders>
                <w:tcMar>
                  <w:top w:w="20" w:type="dxa"/>
                  <w:left w:w="20" w:type="dxa"/>
                  <w:bottom w:w="100" w:type="dxa"/>
                  <w:right w:w="20" w:type="dxa"/>
                </w:tcMar>
                <w:vAlign w:val="bottom"/>
              </w:tcPr>
              <w:sdt>
                <w:sdtPr>
                  <w:tag w:val="goog_rdk_121"/>
                  <w:id w:val="-1560680929"/>
                </w:sdtPr>
                <w:sdtContent>
                  <w:p w14:paraId="0000005A" w14:textId="77777777" w:rsidR="000F7A7E" w:rsidRPr="000F7A7E" w:rsidRDefault="00000000">
                    <w:pPr>
                      <w:jc w:val="center"/>
                      <w:rPr>
                        <w:ins w:id="187" w:author="Nicole Zatorski" w:date="2025-09-26T21:44:00Z"/>
                        <w:b/>
                        <w:bCs/>
                        <w:highlight w:val="white"/>
                        <w:rPrChange w:id="188" w:author="Nicole Zatorski" w:date="2025-09-26T21:44:00Z">
                          <w:rPr>
                            <w:ins w:id="189" w:author="Nicole Zatorski" w:date="2025-09-26T21:44:00Z"/>
                            <w:color w:val="000000"/>
                            <w:highlight w:val="white"/>
                          </w:rPr>
                        </w:rPrChange>
                      </w:rPr>
                    </w:pPr>
                    <w:sdt>
                      <w:sdtPr>
                        <w:tag w:val="goog_rdk_118"/>
                        <w:id w:val="-56339177"/>
                      </w:sdtPr>
                      <w:sdtContent>
                        <w:sdt>
                          <w:sdtPr>
                            <w:tag w:val="goog_rdk_119"/>
                            <w:id w:val="-2136838710"/>
                          </w:sdtPr>
                          <w:sdtContent>
                            <w:ins w:id="190" w:author="Nicole Zatorski" w:date="2025-09-26T21:44:00Z">
                              <w:r>
                                <w:rPr>
                                  <w:b/>
                                  <w:bCs/>
                                  <w:sz w:val="20"/>
                                  <w:szCs w:val="20"/>
                                  <w:highlight w:val="white"/>
                                  <w:rPrChange w:id="191" w:author="Nicole Zatorski" w:date="2025-09-26T21:44:00Z">
                                    <w:rPr>
                                      <w:color w:val="000000"/>
                                      <w:highlight w:val="white"/>
                                    </w:rPr>
                                  </w:rPrChange>
                                </w:rPr>
                                <w:t>Accuracy</w:t>
                              </w:r>
                            </w:ins>
                          </w:sdtContent>
                        </w:sdt>
                        <w:customXmlInsRangeStart w:id="192" w:author="Nicole Zatorski" w:date="2025-09-26T21:44:00Z"/>
                        <w:sdt>
                          <w:sdtPr>
                            <w:tag w:val="goog_rdk_120"/>
                            <w:id w:val="300510941"/>
                          </w:sdtPr>
                          <w:sdtContent>
                            <w:customXmlInsRangeEnd w:id="192"/>
                            <w:customXmlInsRangeStart w:id="193" w:author="Nicole Zatorski" w:date="2025-09-26T21:44:00Z"/>
                          </w:sdtContent>
                        </w:sdt>
                        <w:customXmlInsRangeEnd w:id="193"/>
                      </w:sdtContent>
                    </w:sdt>
                  </w:p>
                </w:sdtContent>
              </w:sdt>
            </w:tc>
            <w:tc>
              <w:tcPr>
                <w:tcW w:w="1005" w:type="dxa"/>
                <w:tcBorders>
                  <w:top w:val="single" w:sz="6" w:space="0" w:color="000000"/>
                  <w:left w:val="nil"/>
                  <w:bottom w:val="single" w:sz="6" w:space="0" w:color="000000"/>
                  <w:right w:val="single" w:sz="6" w:space="0" w:color="000000"/>
                </w:tcBorders>
                <w:tcMar>
                  <w:top w:w="20" w:type="dxa"/>
                  <w:left w:w="20" w:type="dxa"/>
                  <w:bottom w:w="100" w:type="dxa"/>
                  <w:right w:w="20" w:type="dxa"/>
                </w:tcMar>
                <w:vAlign w:val="bottom"/>
              </w:tcPr>
              <w:sdt>
                <w:sdtPr>
                  <w:tag w:val="goog_rdk_125"/>
                  <w:id w:val="-1689517030"/>
                </w:sdtPr>
                <w:sdtContent>
                  <w:p w14:paraId="0000005B" w14:textId="77777777" w:rsidR="000F7A7E" w:rsidRPr="000F7A7E" w:rsidRDefault="00000000">
                    <w:pPr>
                      <w:jc w:val="center"/>
                      <w:rPr>
                        <w:ins w:id="194" w:author="Nicole Zatorski" w:date="2025-09-26T21:44:00Z"/>
                        <w:b/>
                        <w:bCs/>
                        <w:highlight w:val="white"/>
                        <w:rPrChange w:id="195" w:author="Nicole Zatorski" w:date="2025-09-26T21:44:00Z">
                          <w:rPr>
                            <w:ins w:id="196" w:author="Nicole Zatorski" w:date="2025-09-26T21:44:00Z"/>
                            <w:color w:val="000000"/>
                            <w:highlight w:val="white"/>
                          </w:rPr>
                        </w:rPrChange>
                      </w:rPr>
                    </w:pPr>
                    <w:sdt>
                      <w:sdtPr>
                        <w:tag w:val="goog_rdk_122"/>
                        <w:id w:val="-965841468"/>
                      </w:sdtPr>
                      <w:sdtContent>
                        <w:sdt>
                          <w:sdtPr>
                            <w:tag w:val="goog_rdk_123"/>
                            <w:id w:val="1848662738"/>
                          </w:sdtPr>
                          <w:sdtContent>
                            <w:ins w:id="197" w:author="Nicole Zatorski" w:date="2025-09-26T21:44:00Z">
                              <w:r>
                                <w:rPr>
                                  <w:b/>
                                  <w:bCs/>
                                  <w:sz w:val="20"/>
                                  <w:szCs w:val="20"/>
                                  <w:highlight w:val="white"/>
                                  <w:rPrChange w:id="198" w:author="Nicole Zatorski" w:date="2025-09-26T21:44:00Z">
                                    <w:rPr>
                                      <w:color w:val="000000"/>
                                      <w:highlight w:val="white"/>
                                    </w:rPr>
                                  </w:rPrChange>
                                </w:rPr>
                                <w:t>AUROC</w:t>
                              </w:r>
                            </w:ins>
                          </w:sdtContent>
                        </w:sdt>
                        <w:customXmlInsRangeStart w:id="199" w:author="Nicole Zatorski" w:date="2025-09-26T21:44:00Z"/>
                        <w:sdt>
                          <w:sdtPr>
                            <w:tag w:val="goog_rdk_124"/>
                            <w:id w:val="1920960927"/>
                          </w:sdtPr>
                          <w:sdtContent>
                            <w:customXmlInsRangeEnd w:id="199"/>
                            <w:customXmlInsRangeStart w:id="200" w:author="Nicole Zatorski" w:date="2025-09-26T21:44:00Z"/>
                          </w:sdtContent>
                        </w:sdt>
                        <w:customXmlInsRangeEnd w:id="200"/>
                      </w:sdtContent>
                    </w:sdt>
                  </w:p>
                </w:sdtContent>
              </w:sdt>
            </w:tc>
            <w:tc>
              <w:tcPr>
                <w:tcW w:w="1005" w:type="dxa"/>
                <w:tcBorders>
                  <w:top w:val="single" w:sz="6" w:space="0" w:color="000000"/>
                  <w:left w:val="nil"/>
                  <w:bottom w:val="single" w:sz="6" w:space="0" w:color="000000"/>
                  <w:right w:val="single" w:sz="6" w:space="0" w:color="000000"/>
                </w:tcBorders>
                <w:tcMar>
                  <w:top w:w="20" w:type="dxa"/>
                  <w:left w:w="20" w:type="dxa"/>
                  <w:bottom w:w="100" w:type="dxa"/>
                  <w:right w:w="20" w:type="dxa"/>
                </w:tcMar>
                <w:vAlign w:val="bottom"/>
              </w:tcPr>
              <w:sdt>
                <w:sdtPr>
                  <w:tag w:val="goog_rdk_129"/>
                  <w:id w:val="1359093806"/>
                </w:sdtPr>
                <w:sdtContent>
                  <w:p w14:paraId="0000005C" w14:textId="77777777" w:rsidR="000F7A7E" w:rsidRPr="000F7A7E" w:rsidRDefault="00000000">
                    <w:pPr>
                      <w:jc w:val="center"/>
                      <w:rPr>
                        <w:ins w:id="201" w:author="Nicole Zatorski" w:date="2025-09-26T21:44:00Z"/>
                        <w:b/>
                        <w:bCs/>
                        <w:highlight w:val="white"/>
                        <w:rPrChange w:id="202" w:author="Nicole Zatorski" w:date="2025-09-26T21:44:00Z">
                          <w:rPr>
                            <w:ins w:id="203" w:author="Nicole Zatorski" w:date="2025-09-26T21:44:00Z"/>
                            <w:color w:val="000000"/>
                            <w:highlight w:val="white"/>
                          </w:rPr>
                        </w:rPrChange>
                      </w:rPr>
                    </w:pPr>
                    <w:sdt>
                      <w:sdtPr>
                        <w:tag w:val="goog_rdk_126"/>
                        <w:id w:val="95389635"/>
                      </w:sdtPr>
                      <w:sdtContent>
                        <w:sdt>
                          <w:sdtPr>
                            <w:tag w:val="goog_rdk_127"/>
                            <w:id w:val="507288879"/>
                          </w:sdtPr>
                          <w:sdtContent>
                            <w:ins w:id="204" w:author="Nicole Zatorski" w:date="2025-09-26T21:44:00Z">
                              <w:r>
                                <w:rPr>
                                  <w:b/>
                                  <w:bCs/>
                                  <w:sz w:val="20"/>
                                  <w:szCs w:val="20"/>
                                  <w:highlight w:val="white"/>
                                  <w:rPrChange w:id="205" w:author="Nicole Zatorski" w:date="2025-09-26T21:44:00Z">
                                    <w:rPr>
                                      <w:color w:val="000000"/>
                                      <w:highlight w:val="white"/>
                                    </w:rPr>
                                  </w:rPrChange>
                                </w:rPr>
                                <w:t>F1</w:t>
                              </w:r>
                            </w:ins>
                          </w:sdtContent>
                        </w:sdt>
                        <w:customXmlInsRangeStart w:id="206" w:author="Nicole Zatorski" w:date="2025-09-26T21:44:00Z"/>
                        <w:sdt>
                          <w:sdtPr>
                            <w:tag w:val="goog_rdk_128"/>
                            <w:id w:val="406614801"/>
                          </w:sdtPr>
                          <w:sdtContent>
                            <w:customXmlInsRangeEnd w:id="206"/>
                            <w:customXmlInsRangeStart w:id="207" w:author="Nicole Zatorski" w:date="2025-09-26T21:44:00Z"/>
                          </w:sdtContent>
                        </w:sdt>
                        <w:customXmlInsRangeEnd w:id="207"/>
                      </w:sdtContent>
                    </w:sdt>
                  </w:p>
                </w:sdtContent>
              </w:sdt>
            </w:tc>
            <w:tc>
              <w:tcPr>
                <w:tcW w:w="1005" w:type="dxa"/>
                <w:tcBorders>
                  <w:top w:val="single" w:sz="6" w:space="0" w:color="000000"/>
                  <w:left w:val="nil"/>
                  <w:bottom w:val="single" w:sz="6" w:space="0" w:color="000000"/>
                  <w:right w:val="single" w:sz="6" w:space="0" w:color="000000"/>
                </w:tcBorders>
                <w:tcMar>
                  <w:top w:w="20" w:type="dxa"/>
                  <w:left w:w="20" w:type="dxa"/>
                  <w:bottom w:w="100" w:type="dxa"/>
                  <w:right w:w="20" w:type="dxa"/>
                </w:tcMar>
                <w:vAlign w:val="bottom"/>
              </w:tcPr>
              <w:sdt>
                <w:sdtPr>
                  <w:tag w:val="goog_rdk_133"/>
                  <w:id w:val="-1512491453"/>
                </w:sdtPr>
                <w:sdtContent>
                  <w:p w14:paraId="0000005D" w14:textId="77777777" w:rsidR="000F7A7E" w:rsidRPr="000F7A7E" w:rsidRDefault="00000000">
                    <w:pPr>
                      <w:jc w:val="center"/>
                      <w:rPr>
                        <w:ins w:id="208" w:author="Nicole Zatorski" w:date="2025-09-26T21:44:00Z"/>
                        <w:b/>
                        <w:bCs/>
                        <w:highlight w:val="white"/>
                        <w:rPrChange w:id="209" w:author="Nicole Zatorski" w:date="2025-09-26T21:44:00Z">
                          <w:rPr>
                            <w:ins w:id="210" w:author="Nicole Zatorski" w:date="2025-09-26T21:44:00Z"/>
                            <w:color w:val="000000"/>
                            <w:highlight w:val="white"/>
                          </w:rPr>
                        </w:rPrChange>
                      </w:rPr>
                    </w:pPr>
                    <w:sdt>
                      <w:sdtPr>
                        <w:tag w:val="goog_rdk_130"/>
                        <w:id w:val="-550210046"/>
                      </w:sdtPr>
                      <w:sdtContent>
                        <w:sdt>
                          <w:sdtPr>
                            <w:tag w:val="goog_rdk_131"/>
                            <w:id w:val="43615083"/>
                          </w:sdtPr>
                          <w:sdtContent>
                            <w:ins w:id="211" w:author="Nicole Zatorski" w:date="2025-09-26T21:44:00Z">
                              <w:r>
                                <w:rPr>
                                  <w:b/>
                                  <w:bCs/>
                                  <w:sz w:val="20"/>
                                  <w:szCs w:val="20"/>
                                  <w:highlight w:val="white"/>
                                  <w:rPrChange w:id="212" w:author="Nicole Zatorski" w:date="2025-09-26T21:44:00Z">
                                    <w:rPr>
                                      <w:color w:val="000000"/>
                                      <w:highlight w:val="white"/>
                                    </w:rPr>
                                  </w:rPrChange>
                                </w:rPr>
                                <w:t>Precision</w:t>
                              </w:r>
                            </w:ins>
                          </w:sdtContent>
                        </w:sdt>
                        <w:customXmlInsRangeStart w:id="213" w:author="Nicole Zatorski" w:date="2025-09-26T21:44:00Z"/>
                        <w:sdt>
                          <w:sdtPr>
                            <w:tag w:val="goog_rdk_132"/>
                            <w:id w:val="500823741"/>
                          </w:sdtPr>
                          <w:sdtContent>
                            <w:customXmlInsRangeEnd w:id="213"/>
                            <w:customXmlInsRangeStart w:id="214" w:author="Nicole Zatorski" w:date="2025-09-26T21:44:00Z"/>
                          </w:sdtContent>
                        </w:sdt>
                        <w:customXmlInsRangeEnd w:id="214"/>
                      </w:sdtContent>
                    </w:sdt>
                  </w:p>
                </w:sdtContent>
              </w:sdt>
            </w:tc>
            <w:tc>
              <w:tcPr>
                <w:tcW w:w="990" w:type="dxa"/>
                <w:tcBorders>
                  <w:top w:val="single" w:sz="6" w:space="0" w:color="000000"/>
                  <w:left w:val="nil"/>
                  <w:bottom w:val="single" w:sz="6" w:space="0" w:color="000000"/>
                  <w:right w:val="single" w:sz="6" w:space="0" w:color="000000"/>
                </w:tcBorders>
                <w:tcMar>
                  <w:top w:w="20" w:type="dxa"/>
                  <w:left w:w="20" w:type="dxa"/>
                  <w:bottom w:w="100" w:type="dxa"/>
                  <w:right w:w="20" w:type="dxa"/>
                </w:tcMar>
                <w:vAlign w:val="bottom"/>
              </w:tcPr>
              <w:sdt>
                <w:sdtPr>
                  <w:tag w:val="goog_rdk_137"/>
                  <w:id w:val="1652637356"/>
                </w:sdtPr>
                <w:sdtContent>
                  <w:p w14:paraId="0000005E" w14:textId="77777777" w:rsidR="000F7A7E" w:rsidRPr="000F7A7E" w:rsidRDefault="00000000">
                    <w:pPr>
                      <w:jc w:val="center"/>
                      <w:rPr>
                        <w:ins w:id="215" w:author="Nicole Zatorski" w:date="2025-09-26T21:44:00Z"/>
                        <w:b/>
                        <w:bCs/>
                        <w:highlight w:val="white"/>
                        <w:rPrChange w:id="216" w:author="Nicole Zatorski" w:date="2025-09-26T21:44:00Z">
                          <w:rPr>
                            <w:ins w:id="217" w:author="Nicole Zatorski" w:date="2025-09-26T21:44:00Z"/>
                            <w:color w:val="000000"/>
                            <w:highlight w:val="white"/>
                          </w:rPr>
                        </w:rPrChange>
                      </w:rPr>
                    </w:pPr>
                    <w:sdt>
                      <w:sdtPr>
                        <w:tag w:val="goog_rdk_134"/>
                        <w:id w:val="-667027231"/>
                      </w:sdtPr>
                      <w:sdtContent>
                        <w:sdt>
                          <w:sdtPr>
                            <w:tag w:val="goog_rdk_135"/>
                            <w:id w:val="-386294172"/>
                          </w:sdtPr>
                          <w:sdtContent>
                            <w:ins w:id="218" w:author="Nicole Zatorski" w:date="2025-09-26T21:44:00Z">
                              <w:r>
                                <w:rPr>
                                  <w:b/>
                                  <w:bCs/>
                                  <w:sz w:val="20"/>
                                  <w:szCs w:val="20"/>
                                  <w:highlight w:val="white"/>
                                  <w:rPrChange w:id="219" w:author="Nicole Zatorski" w:date="2025-09-26T21:44:00Z">
                                    <w:rPr>
                                      <w:color w:val="000000"/>
                                      <w:highlight w:val="white"/>
                                    </w:rPr>
                                  </w:rPrChange>
                                </w:rPr>
                                <w:t>Recall</w:t>
                              </w:r>
                            </w:ins>
                          </w:sdtContent>
                        </w:sdt>
                        <w:customXmlInsRangeStart w:id="220" w:author="Nicole Zatorski" w:date="2025-09-26T21:44:00Z"/>
                        <w:sdt>
                          <w:sdtPr>
                            <w:tag w:val="goog_rdk_136"/>
                            <w:id w:val="1712406727"/>
                          </w:sdtPr>
                          <w:sdtContent>
                            <w:customXmlInsRangeEnd w:id="220"/>
                            <w:customXmlInsRangeStart w:id="221" w:author="Nicole Zatorski" w:date="2025-09-26T21:44:00Z"/>
                          </w:sdtContent>
                        </w:sdt>
                        <w:customXmlInsRangeEnd w:id="221"/>
                      </w:sdtContent>
                    </w:sdt>
                  </w:p>
                </w:sdtContent>
              </w:sdt>
            </w:tc>
            <w:tc>
              <w:tcPr>
                <w:tcW w:w="1005" w:type="dxa"/>
                <w:tcBorders>
                  <w:top w:val="single" w:sz="6" w:space="0" w:color="000000"/>
                  <w:left w:val="nil"/>
                  <w:bottom w:val="single" w:sz="6" w:space="0" w:color="000000"/>
                  <w:right w:val="single" w:sz="6" w:space="0" w:color="000000"/>
                </w:tcBorders>
                <w:tcMar>
                  <w:top w:w="20" w:type="dxa"/>
                  <w:left w:w="20" w:type="dxa"/>
                  <w:bottom w:w="100" w:type="dxa"/>
                  <w:right w:w="20" w:type="dxa"/>
                </w:tcMar>
                <w:vAlign w:val="bottom"/>
              </w:tcPr>
              <w:sdt>
                <w:sdtPr>
                  <w:tag w:val="goog_rdk_141"/>
                  <w:id w:val="-3464538"/>
                </w:sdtPr>
                <w:sdtContent>
                  <w:p w14:paraId="0000005F" w14:textId="77777777" w:rsidR="000F7A7E" w:rsidRPr="000F7A7E" w:rsidRDefault="00000000">
                    <w:pPr>
                      <w:jc w:val="center"/>
                      <w:rPr>
                        <w:ins w:id="222" w:author="Nicole Zatorski" w:date="2025-09-26T21:44:00Z"/>
                        <w:b/>
                        <w:bCs/>
                        <w:highlight w:val="white"/>
                        <w:rPrChange w:id="223" w:author="Nicole Zatorski" w:date="2025-09-26T21:44:00Z">
                          <w:rPr>
                            <w:ins w:id="224" w:author="Nicole Zatorski" w:date="2025-09-26T21:44:00Z"/>
                            <w:color w:val="000000"/>
                            <w:highlight w:val="white"/>
                          </w:rPr>
                        </w:rPrChange>
                      </w:rPr>
                    </w:pPr>
                    <w:sdt>
                      <w:sdtPr>
                        <w:tag w:val="goog_rdk_138"/>
                        <w:id w:val="-330402929"/>
                      </w:sdtPr>
                      <w:sdtContent>
                        <w:sdt>
                          <w:sdtPr>
                            <w:tag w:val="goog_rdk_139"/>
                            <w:id w:val="1342552073"/>
                          </w:sdtPr>
                          <w:sdtContent>
                            <w:ins w:id="225" w:author="Nicole Zatorski" w:date="2025-09-26T21:44:00Z">
                              <w:r>
                                <w:rPr>
                                  <w:b/>
                                  <w:bCs/>
                                  <w:sz w:val="20"/>
                                  <w:szCs w:val="20"/>
                                  <w:highlight w:val="white"/>
                                  <w:rPrChange w:id="226" w:author="Nicole Zatorski" w:date="2025-09-26T21:44:00Z">
                                    <w:rPr>
                                      <w:color w:val="000000"/>
                                      <w:highlight w:val="white"/>
                                    </w:rPr>
                                  </w:rPrChange>
                                </w:rPr>
                                <w:t>MCC</w:t>
                              </w:r>
                            </w:ins>
                          </w:sdtContent>
                        </w:sdt>
                        <w:customXmlInsRangeStart w:id="227" w:author="Nicole Zatorski" w:date="2025-09-26T21:44:00Z"/>
                        <w:sdt>
                          <w:sdtPr>
                            <w:tag w:val="goog_rdk_140"/>
                            <w:id w:val="-122275571"/>
                          </w:sdtPr>
                          <w:sdtContent>
                            <w:customXmlInsRangeEnd w:id="227"/>
                            <w:customXmlInsRangeStart w:id="228" w:author="Nicole Zatorski" w:date="2025-09-26T21:44:00Z"/>
                          </w:sdtContent>
                        </w:sdt>
                        <w:customXmlInsRangeEnd w:id="228"/>
                      </w:sdtContent>
                    </w:sdt>
                  </w:p>
                </w:sdtContent>
              </w:sdt>
            </w:tc>
          </w:tr>
        </w:sdtContent>
      </w:sdt>
      <w:sdt>
        <w:sdtPr>
          <w:tag w:val="goog_rdk_142"/>
          <w:id w:val="1084006125"/>
        </w:sdtPr>
        <w:sdtContent>
          <w:tr w:rsidR="000F7A7E" w14:paraId="2DF317B1" w14:textId="77777777">
            <w:trPr>
              <w:trHeight w:val="1795"/>
              <w:ins w:id="229" w:author="Nicole Zatorski" w:date="2025-09-26T21:44:00Z"/>
            </w:trPr>
            <w:tc>
              <w:tcPr>
                <w:tcW w:w="2070" w:type="dxa"/>
                <w:tcBorders>
                  <w:top w:val="nil"/>
                  <w:left w:val="single" w:sz="6" w:space="0" w:color="000000"/>
                  <w:bottom w:val="single" w:sz="6" w:space="0" w:color="000000"/>
                  <w:right w:val="single" w:sz="6" w:space="0" w:color="000000"/>
                </w:tcBorders>
                <w:tcMar>
                  <w:top w:w="20" w:type="dxa"/>
                  <w:left w:w="20" w:type="dxa"/>
                  <w:bottom w:w="100" w:type="dxa"/>
                  <w:right w:w="20" w:type="dxa"/>
                </w:tcMar>
                <w:vAlign w:val="bottom"/>
              </w:tcPr>
              <w:sdt>
                <w:sdtPr>
                  <w:tag w:val="goog_rdk_145"/>
                  <w:id w:val="-1455676531"/>
                </w:sdtPr>
                <w:sdtContent>
                  <w:p w14:paraId="00000060" w14:textId="31BBF267" w:rsidR="000F7A7E" w:rsidRPr="000F7A7E" w:rsidRDefault="00000000">
                    <w:pPr>
                      <w:jc w:val="center"/>
                      <w:rPr>
                        <w:ins w:id="230" w:author="Nicole Zatorski" w:date="2025-09-26T21:44:00Z"/>
                        <w:sz w:val="18"/>
                        <w:szCs w:val="18"/>
                        <w:highlight w:val="white"/>
                        <w:rPrChange w:id="231" w:author="Nicole Zatorski" w:date="2025-09-26T21:44:00Z">
                          <w:rPr>
                            <w:ins w:id="232" w:author="Nicole Zatorski" w:date="2025-09-26T21:44:00Z"/>
                            <w:color w:val="000000"/>
                            <w:highlight w:val="white"/>
                          </w:rPr>
                        </w:rPrChange>
                      </w:rPr>
                    </w:pPr>
                    <w:sdt>
                      <w:sdtPr>
                        <w:tag w:val="goog_rdk_143"/>
                        <w:id w:val="-1308126157"/>
                      </w:sdtPr>
                      <w:sdtContent>
                        <w:sdt>
                          <w:sdtPr>
                            <w:tag w:val="goog_rdk_144"/>
                            <w:id w:val="549914405"/>
                          </w:sdtPr>
                          <w:sdtContent>
                            <w:r w:rsidR="009C6438">
                              <w:rPr>
                                <w:sz w:val="18"/>
                                <w:szCs w:val="18"/>
                                <w:highlight w:val="white"/>
                                <w:rPrChange w:id="233" w:author="Nicole Zatorski" w:date="2025-09-26T21:44:00Z">
                                  <w:rPr>
                                    <w:sz w:val="18"/>
                                    <w:szCs w:val="18"/>
                                    <w:highlight w:val="white"/>
                                  </w:rPr>
                                </w:rPrChange>
                              </w:rPr>
                              <w:t>Extreme</w:t>
                            </w:r>
                            <w:ins w:id="234" w:author="Nicole Zatorski" w:date="2025-09-26T21:44:00Z">
                              <w:r>
                                <w:rPr>
                                  <w:sz w:val="18"/>
                                  <w:szCs w:val="18"/>
                                  <w:highlight w:val="white"/>
                                  <w:rPrChange w:id="235" w:author="Nicole Zatorski" w:date="2025-09-26T21:44:00Z">
                                    <w:rPr>
                                      <w:color w:val="000000"/>
                                      <w:highlight w:val="white"/>
                                    </w:rPr>
                                  </w:rPrChange>
                                </w:rPr>
                                <w:t xml:space="preserve"> Gradient Boosting</w:t>
                              </w:r>
                            </w:ins>
                          </w:sdtContent>
                        </w:sdt>
                      </w:sdtContent>
                    </w:sdt>
                  </w:p>
                </w:sdtContent>
              </w:sdt>
            </w:tc>
            <w:tc>
              <w:tcPr>
                <w:tcW w:w="1320"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148"/>
                  <w:id w:val="5827531"/>
                </w:sdtPr>
                <w:sdtContent>
                  <w:p w14:paraId="00000061" w14:textId="77777777" w:rsidR="000F7A7E" w:rsidRPr="000F7A7E" w:rsidRDefault="00000000">
                    <w:pPr>
                      <w:jc w:val="center"/>
                      <w:rPr>
                        <w:ins w:id="236" w:author="Nicole Zatorski" w:date="2025-09-26T21:44:00Z"/>
                        <w:sz w:val="18"/>
                        <w:szCs w:val="18"/>
                        <w:highlight w:val="white"/>
                        <w:rPrChange w:id="237" w:author="Nicole Zatorski" w:date="2025-09-26T21:44:00Z">
                          <w:rPr>
                            <w:ins w:id="238" w:author="Nicole Zatorski" w:date="2025-09-26T21:44:00Z"/>
                            <w:color w:val="000000"/>
                            <w:highlight w:val="white"/>
                          </w:rPr>
                        </w:rPrChange>
                      </w:rPr>
                    </w:pPr>
                    <w:sdt>
                      <w:sdtPr>
                        <w:tag w:val="goog_rdk_146"/>
                        <w:id w:val="-1625819808"/>
                      </w:sdtPr>
                      <w:sdtContent>
                        <w:sdt>
                          <w:sdtPr>
                            <w:tag w:val="goog_rdk_147"/>
                            <w:id w:val="-1977113654"/>
                          </w:sdtPr>
                          <w:sdtContent>
                            <w:ins w:id="239" w:author="Nicole Zatorski" w:date="2025-09-26T21:44:00Z">
                              <w:r>
                                <w:rPr>
                                  <w:sz w:val="18"/>
                                  <w:szCs w:val="18"/>
                                  <w:highlight w:val="white"/>
                                  <w:rPrChange w:id="240" w:author="Nicole Zatorski" w:date="2025-09-26T21:44:00Z">
                                    <w:rPr>
                                      <w:color w:val="000000"/>
                                      <w:highlight w:val="white"/>
                                    </w:rPr>
                                  </w:rPrChange>
                                </w:rPr>
                                <w:t>Features of protein targets, protein targets, molecular fingerprints, and drug features combined into one matrix</w:t>
                              </w:r>
                            </w:ins>
                          </w:sdtContent>
                        </w:sdt>
                      </w:sdtContent>
                    </w:sdt>
                  </w:p>
                </w:sdtContent>
              </w:sdt>
              <w:sdt>
                <w:sdtPr>
                  <w:tag w:val="goog_rdk_151"/>
                  <w:id w:val="1248036416"/>
                </w:sdtPr>
                <w:sdtContent>
                  <w:p w14:paraId="00000062" w14:textId="77777777" w:rsidR="000F7A7E" w:rsidRPr="000F7A7E" w:rsidRDefault="00000000">
                    <w:pPr>
                      <w:jc w:val="center"/>
                      <w:rPr>
                        <w:ins w:id="241" w:author="Nicole Zatorski" w:date="2025-09-26T21:44:00Z"/>
                        <w:sz w:val="18"/>
                        <w:szCs w:val="18"/>
                        <w:highlight w:val="white"/>
                        <w:rPrChange w:id="242" w:author="Nicole Zatorski" w:date="2025-09-26T21:44:00Z">
                          <w:rPr>
                            <w:ins w:id="243" w:author="Nicole Zatorski" w:date="2025-09-26T21:44:00Z"/>
                            <w:color w:val="000000"/>
                            <w:highlight w:val="white"/>
                          </w:rPr>
                        </w:rPrChange>
                      </w:rPr>
                    </w:pPr>
                    <w:sdt>
                      <w:sdtPr>
                        <w:tag w:val="goog_rdk_149"/>
                        <w:id w:val="392503983"/>
                      </w:sdtPr>
                      <w:sdtContent>
                        <w:sdt>
                          <w:sdtPr>
                            <w:tag w:val="goog_rdk_150"/>
                            <w:id w:val="2115021696"/>
                          </w:sdtPr>
                          <w:sdtContent>
                            <w:ins w:id="244" w:author="Nicole Zatorski" w:date="2025-09-26T21:44:00Z">
                              <w:r>
                                <w:rPr>
                                  <w:sz w:val="18"/>
                                  <w:szCs w:val="18"/>
                                  <w:highlight w:val="white"/>
                                  <w:rPrChange w:id="245" w:author="Nicole Zatorski" w:date="2025-09-26T21:44:00Z">
                                    <w:rPr>
                                      <w:color w:val="000000"/>
                                      <w:highlight w:val="white"/>
                                    </w:rPr>
                                  </w:rPrChange>
                                </w:rPr>
                                <w:t>(tested on set 1)</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commentRangeStart w:id="246" w:displacedByCustomXml="next"/>
              <w:sdt>
                <w:sdtPr>
                  <w:tag w:val="goog_rdk_154"/>
                  <w:id w:val="-1286110016"/>
                </w:sdtPr>
                <w:sdtContent>
                  <w:p w14:paraId="00000063" w14:textId="77777777" w:rsidR="000F7A7E" w:rsidRPr="000F7A7E" w:rsidRDefault="00000000">
                    <w:pPr>
                      <w:jc w:val="center"/>
                      <w:rPr>
                        <w:ins w:id="247" w:author="Nicole Zatorski" w:date="2025-09-26T21:44:00Z"/>
                        <w:sz w:val="18"/>
                        <w:szCs w:val="18"/>
                        <w:highlight w:val="white"/>
                        <w:rPrChange w:id="248" w:author="Nicole Zatorski" w:date="2025-09-26T21:44:00Z">
                          <w:rPr>
                            <w:ins w:id="249" w:author="Nicole Zatorski" w:date="2025-09-26T21:44:00Z"/>
                            <w:color w:val="000000"/>
                            <w:highlight w:val="white"/>
                          </w:rPr>
                        </w:rPrChange>
                      </w:rPr>
                    </w:pPr>
                    <w:sdt>
                      <w:sdtPr>
                        <w:tag w:val="goog_rdk_152"/>
                        <w:id w:val="-1240265294"/>
                      </w:sdtPr>
                      <w:sdtContent>
                        <w:sdt>
                          <w:sdtPr>
                            <w:tag w:val="goog_rdk_153"/>
                            <w:id w:val="1432131919"/>
                          </w:sdtPr>
                          <w:sdtContent>
                            <w:ins w:id="250" w:author="Nicole Zatorski" w:date="2025-09-26T21:44:00Z">
                              <w:r>
                                <w:rPr>
                                  <w:sz w:val="18"/>
                                  <w:szCs w:val="18"/>
                                  <w:highlight w:val="white"/>
                                  <w:rPrChange w:id="251" w:author="Nicole Zatorski" w:date="2025-09-26T21:44:00Z">
                                    <w:rPr>
                                      <w:color w:val="000000"/>
                                      <w:highlight w:val="white"/>
                                    </w:rPr>
                                  </w:rPrChange>
                                </w:rPr>
                                <w:t>0.948±0.012</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157"/>
                  <w:id w:val="-119663636"/>
                </w:sdtPr>
                <w:sdtContent>
                  <w:p w14:paraId="00000064" w14:textId="77777777" w:rsidR="000F7A7E" w:rsidRPr="000F7A7E" w:rsidRDefault="00000000">
                    <w:pPr>
                      <w:jc w:val="center"/>
                      <w:rPr>
                        <w:ins w:id="252" w:author="Nicole Zatorski" w:date="2025-09-26T21:44:00Z"/>
                        <w:sz w:val="18"/>
                        <w:szCs w:val="18"/>
                        <w:highlight w:val="white"/>
                        <w:rPrChange w:id="253" w:author="Nicole Zatorski" w:date="2025-09-26T21:44:00Z">
                          <w:rPr>
                            <w:ins w:id="254" w:author="Nicole Zatorski" w:date="2025-09-26T21:44:00Z"/>
                            <w:color w:val="000000"/>
                            <w:highlight w:val="white"/>
                          </w:rPr>
                        </w:rPrChange>
                      </w:rPr>
                    </w:pPr>
                    <w:sdt>
                      <w:sdtPr>
                        <w:tag w:val="goog_rdk_155"/>
                        <w:id w:val="189517050"/>
                      </w:sdtPr>
                      <w:sdtContent>
                        <w:sdt>
                          <w:sdtPr>
                            <w:tag w:val="goog_rdk_156"/>
                            <w:id w:val="-278931037"/>
                          </w:sdtPr>
                          <w:sdtContent>
                            <w:ins w:id="255" w:author="Nicole Zatorski" w:date="2025-09-26T21:44:00Z">
                              <w:r>
                                <w:rPr>
                                  <w:sz w:val="18"/>
                                  <w:szCs w:val="18"/>
                                  <w:highlight w:val="white"/>
                                  <w:rPrChange w:id="256" w:author="Nicole Zatorski" w:date="2025-09-26T21:44:00Z">
                                    <w:rPr>
                                      <w:color w:val="000000"/>
                                      <w:highlight w:val="white"/>
                                    </w:rPr>
                                  </w:rPrChange>
                                </w:rPr>
                                <w:t>0.873±0.043</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160"/>
                  <w:id w:val="999341018"/>
                </w:sdtPr>
                <w:sdtContent>
                  <w:p w14:paraId="00000065" w14:textId="77777777" w:rsidR="000F7A7E" w:rsidRPr="000F7A7E" w:rsidRDefault="00000000">
                    <w:pPr>
                      <w:jc w:val="center"/>
                      <w:rPr>
                        <w:ins w:id="257" w:author="Nicole Zatorski" w:date="2025-09-26T21:44:00Z"/>
                        <w:sz w:val="18"/>
                        <w:szCs w:val="18"/>
                        <w:highlight w:val="white"/>
                        <w:rPrChange w:id="258" w:author="Nicole Zatorski" w:date="2025-09-26T21:44:00Z">
                          <w:rPr>
                            <w:ins w:id="259" w:author="Nicole Zatorski" w:date="2025-09-26T21:44:00Z"/>
                            <w:color w:val="000000"/>
                            <w:highlight w:val="white"/>
                          </w:rPr>
                        </w:rPrChange>
                      </w:rPr>
                    </w:pPr>
                    <w:sdt>
                      <w:sdtPr>
                        <w:tag w:val="goog_rdk_158"/>
                        <w:id w:val="-1392672377"/>
                      </w:sdtPr>
                      <w:sdtContent>
                        <w:sdt>
                          <w:sdtPr>
                            <w:tag w:val="goog_rdk_159"/>
                            <w:id w:val="-1430748810"/>
                          </w:sdtPr>
                          <w:sdtContent>
                            <w:ins w:id="260" w:author="Nicole Zatorski" w:date="2025-09-26T21:44:00Z">
                              <w:r>
                                <w:rPr>
                                  <w:sz w:val="18"/>
                                  <w:szCs w:val="18"/>
                                  <w:highlight w:val="white"/>
                                  <w:rPrChange w:id="261" w:author="Nicole Zatorski" w:date="2025-09-26T21:44:00Z">
                                    <w:rPr>
                                      <w:color w:val="000000"/>
                                      <w:highlight w:val="white"/>
                                    </w:rPr>
                                  </w:rPrChange>
                                </w:rPr>
                                <w:t>0.818±0.051</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163"/>
                  <w:id w:val="-1063014079"/>
                </w:sdtPr>
                <w:sdtContent>
                  <w:p w14:paraId="00000066" w14:textId="77777777" w:rsidR="000F7A7E" w:rsidRPr="000F7A7E" w:rsidRDefault="00000000">
                    <w:pPr>
                      <w:jc w:val="center"/>
                      <w:rPr>
                        <w:ins w:id="262" w:author="Nicole Zatorski" w:date="2025-09-26T21:44:00Z"/>
                        <w:sz w:val="18"/>
                        <w:szCs w:val="18"/>
                        <w:highlight w:val="white"/>
                        <w:rPrChange w:id="263" w:author="Nicole Zatorski" w:date="2025-09-26T21:44:00Z">
                          <w:rPr>
                            <w:ins w:id="264" w:author="Nicole Zatorski" w:date="2025-09-26T21:44:00Z"/>
                            <w:color w:val="000000"/>
                            <w:highlight w:val="white"/>
                          </w:rPr>
                        </w:rPrChange>
                      </w:rPr>
                    </w:pPr>
                    <w:sdt>
                      <w:sdtPr>
                        <w:tag w:val="goog_rdk_161"/>
                        <w:id w:val="-692041032"/>
                      </w:sdtPr>
                      <w:sdtContent>
                        <w:sdt>
                          <w:sdtPr>
                            <w:tag w:val="goog_rdk_162"/>
                            <w:id w:val="-1507026848"/>
                          </w:sdtPr>
                          <w:sdtContent>
                            <w:ins w:id="265" w:author="Nicole Zatorski" w:date="2025-09-26T21:44:00Z">
                              <w:r>
                                <w:rPr>
                                  <w:sz w:val="18"/>
                                  <w:szCs w:val="18"/>
                                  <w:highlight w:val="white"/>
                                  <w:rPrChange w:id="266" w:author="Nicole Zatorski" w:date="2025-09-26T21:44:00Z">
                                    <w:rPr>
                                      <w:color w:val="000000"/>
                                      <w:highlight w:val="white"/>
                                    </w:rPr>
                                  </w:rPrChange>
                                </w:rPr>
                                <w:t>0.891±0.059</w:t>
                              </w:r>
                            </w:ins>
                          </w:sdtContent>
                        </w:sdt>
                      </w:sdtContent>
                    </w:sdt>
                  </w:p>
                </w:sdtContent>
              </w:sdt>
            </w:tc>
            <w:tc>
              <w:tcPr>
                <w:tcW w:w="990"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166"/>
                  <w:id w:val="-749095569"/>
                </w:sdtPr>
                <w:sdtContent>
                  <w:p w14:paraId="00000067" w14:textId="77777777" w:rsidR="000F7A7E" w:rsidRPr="000F7A7E" w:rsidRDefault="00000000">
                    <w:pPr>
                      <w:jc w:val="center"/>
                      <w:rPr>
                        <w:ins w:id="267" w:author="Nicole Zatorski" w:date="2025-09-26T21:44:00Z"/>
                        <w:sz w:val="18"/>
                        <w:szCs w:val="18"/>
                        <w:highlight w:val="white"/>
                        <w:rPrChange w:id="268" w:author="Nicole Zatorski" w:date="2025-09-26T21:44:00Z">
                          <w:rPr>
                            <w:ins w:id="269" w:author="Nicole Zatorski" w:date="2025-09-26T21:44:00Z"/>
                            <w:color w:val="000000"/>
                            <w:highlight w:val="white"/>
                          </w:rPr>
                        </w:rPrChange>
                      </w:rPr>
                    </w:pPr>
                    <w:sdt>
                      <w:sdtPr>
                        <w:tag w:val="goog_rdk_164"/>
                        <w:id w:val="-1344911014"/>
                      </w:sdtPr>
                      <w:sdtContent>
                        <w:sdt>
                          <w:sdtPr>
                            <w:tag w:val="goog_rdk_165"/>
                            <w:id w:val="651751386"/>
                          </w:sdtPr>
                          <w:sdtContent>
                            <w:ins w:id="270" w:author="Nicole Zatorski" w:date="2025-09-26T21:44:00Z">
                              <w:r>
                                <w:rPr>
                                  <w:sz w:val="18"/>
                                  <w:szCs w:val="18"/>
                                  <w:highlight w:val="white"/>
                                  <w:rPrChange w:id="271" w:author="Nicole Zatorski" w:date="2025-09-26T21:44:00Z">
                                    <w:rPr>
                                      <w:color w:val="000000"/>
                                      <w:highlight w:val="white"/>
                                    </w:rPr>
                                  </w:rPrChange>
                                </w:rPr>
                                <w:t>0.765±0.091</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169"/>
                  <w:id w:val="-1075608081"/>
                </w:sdtPr>
                <w:sdtContent>
                  <w:p w14:paraId="00000068" w14:textId="77777777" w:rsidR="000F7A7E" w:rsidRPr="000F7A7E" w:rsidRDefault="00000000">
                    <w:pPr>
                      <w:jc w:val="center"/>
                      <w:rPr>
                        <w:ins w:id="272" w:author="Nicole Zatorski" w:date="2025-09-26T21:44:00Z"/>
                        <w:sz w:val="18"/>
                        <w:szCs w:val="18"/>
                        <w:highlight w:val="white"/>
                        <w:rPrChange w:id="273" w:author="Nicole Zatorski" w:date="2025-09-26T21:44:00Z">
                          <w:rPr>
                            <w:ins w:id="274" w:author="Nicole Zatorski" w:date="2025-09-26T21:44:00Z"/>
                            <w:color w:val="000000"/>
                            <w:highlight w:val="white"/>
                          </w:rPr>
                        </w:rPrChange>
                      </w:rPr>
                    </w:pPr>
                    <w:sdt>
                      <w:sdtPr>
                        <w:tag w:val="goog_rdk_167"/>
                        <w:id w:val="2054665972"/>
                      </w:sdtPr>
                      <w:sdtContent>
                        <w:sdt>
                          <w:sdtPr>
                            <w:tag w:val="goog_rdk_168"/>
                            <w:id w:val="-1489859443"/>
                          </w:sdtPr>
                          <w:sdtContent>
                            <w:ins w:id="275" w:author="Nicole Zatorski" w:date="2025-09-26T21:44:00Z">
                              <w:r>
                                <w:rPr>
                                  <w:sz w:val="18"/>
                                  <w:szCs w:val="18"/>
                                  <w:highlight w:val="white"/>
                                  <w:rPrChange w:id="276" w:author="Nicole Zatorski" w:date="2025-09-26T21:44:00Z">
                                    <w:rPr>
                                      <w:color w:val="000000"/>
                                      <w:highlight w:val="white"/>
                                    </w:rPr>
                                  </w:rPrChange>
                                </w:rPr>
                                <w:t>0.794±0.051</w:t>
                              </w:r>
                            </w:ins>
                          </w:sdtContent>
                        </w:sdt>
                      </w:sdtContent>
                    </w:sdt>
                    <w:commentRangeEnd w:id="246"/>
                    <w:r w:rsidR="00B4488B">
                      <w:rPr>
                        <w:rStyle w:val="CommentReference"/>
                        <w:sz w:val="24"/>
                        <w:szCs w:val="24"/>
                      </w:rPr>
                      <w:commentReference w:id="246"/>
                    </w:r>
                  </w:p>
                </w:sdtContent>
              </w:sdt>
            </w:tc>
          </w:tr>
        </w:sdtContent>
      </w:sdt>
      <w:sdt>
        <w:sdtPr>
          <w:tag w:val="goog_rdk_170"/>
          <w:id w:val="1887978582"/>
        </w:sdtPr>
        <w:sdtContent>
          <w:tr w:rsidR="000F7A7E" w14:paraId="61E09BAB" w14:textId="77777777">
            <w:trPr>
              <w:trHeight w:val="1795"/>
              <w:ins w:id="277" w:author="Nicole Zatorski" w:date="2025-09-26T21:44:00Z"/>
            </w:trPr>
            <w:tc>
              <w:tcPr>
                <w:tcW w:w="2070" w:type="dxa"/>
                <w:tcBorders>
                  <w:top w:val="nil"/>
                  <w:left w:val="single" w:sz="6" w:space="0" w:color="000000"/>
                  <w:bottom w:val="single" w:sz="6" w:space="0" w:color="000000"/>
                  <w:right w:val="single" w:sz="6" w:space="0" w:color="000000"/>
                </w:tcBorders>
                <w:tcMar>
                  <w:top w:w="20" w:type="dxa"/>
                  <w:left w:w="20" w:type="dxa"/>
                  <w:bottom w:w="100" w:type="dxa"/>
                  <w:right w:w="20" w:type="dxa"/>
                </w:tcMar>
                <w:vAlign w:val="bottom"/>
              </w:tcPr>
              <w:sdt>
                <w:sdtPr>
                  <w:tag w:val="goog_rdk_173"/>
                  <w:id w:val="-678098309"/>
                </w:sdtPr>
                <w:sdtContent>
                  <w:p w14:paraId="00000069" w14:textId="3DC71ABE" w:rsidR="000F7A7E" w:rsidRDefault="00000000">
                    <w:pPr>
                      <w:jc w:val="center"/>
                      <w:rPr>
                        <w:ins w:id="278" w:author="Nicole Zatorski" w:date="2025-09-26T21:44:00Z"/>
                        <w:sz w:val="18"/>
                        <w:szCs w:val="18"/>
                        <w:highlight w:val="white"/>
                      </w:rPr>
                    </w:pPr>
                    <w:sdt>
                      <w:sdtPr>
                        <w:tag w:val="goog_rdk_171"/>
                        <w:id w:val="-849044271"/>
                      </w:sdtPr>
                      <w:sdtContent>
                        <w:sdt>
                          <w:sdtPr>
                            <w:tag w:val="goog_rdk_172"/>
                            <w:id w:val="-1282613424"/>
                          </w:sdtPr>
                          <w:sdtContent>
                            <w:r w:rsidR="009C6438">
                              <w:rPr>
                                <w:sz w:val="18"/>
                                <w:szCs w:val="18"/>
                                <w:highlight w:val="white"/>
                              </w:rPr>
                              <w:t>Extreme</w:t>
                            </w:r>
                            <w:ins w:id="279" w:author="Nicole Zatorski" w:date="2025-09-26T21:44:00Z">
                              <w:r>
                                <w:rPr>
                                  <w:sz w:val="18"/>
                                  <w:szCs w:val="18"/>
                                  <w:highlight w:val="white"/>
                                </w:rPr>
                                <w:t xml:space="preserve"> Gradient Boosting</w:t>
                              </w:r>
                            </w:ins>
                          </w:sdtContent>
                        </w:sdt>
                      </w:sdtContent>
                    </w:sdt>
                  </w:p>
                </w:sdtContent>
              </w:sdt>
            </w:tc>
            <w:tc>
              <w:tcPr>
                <w:tcW w:w="1320"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176"/>
                  <w:id w:val="-1330020521"/>
                </w:sdtPr>
                <w:sdtContent>
                  <w:p w14:paraId="0000006A" w14:textId="77777777" w:rsidR="000F7A7E" w:rsidRDefault="00000000">
                    <w:pPr>
                      <w:jc w:val="center"/>
                      <w:rPr>
                        <w:ins w:id="280" w:author="Nicole Zatorski" w:date="2025-09-26T21:44:00Z"/>
                        <w:sz w:val="18"/>
                        <w:szCs w:val="18"/>
                        <w:highlight w:val="white"/>
                      </w:rPr>
                    </w:pPr>
                    <w:sdt>
                      <w:sdtPr>
                        <w:tag w:val="goog_rdk_174"/>
                        <w:id w:val="1326543268"/>
                      </w:sdtPr>
                      <w:sdtContent>
                        <w:sdt>
                          <w:sdtPr>
                            <w:tag w:val="goog_rdk_175"/>
                            <w:id w:val="676924246"/>
                          </w:sdtPr>
                          <w:sdtContent>
                            <w:ins w:id="281" w:author="Nicole Zatorski" w:date="2025-09-26T21:44:00Z">
                              <w:r>
                                <w:rPr>
                                  <w:sz w:val="18"/>
                                  <w:szCs w:val="18"/>
                                  <w:highlight w:val="white"/>
                                </w:rPr>
                                <w:t>Features of protein targets, protein targets, molecular fingerprints, and drug features combined into one matrix</w:t>
                              </w:r>
                            </w:ins>
                          </w:sdtContent>
                        </w:sdt>
                      </w:sdtContent>
                    </w:sdt>
                  </w:p>
                </w:sdtContent>
              </w:sdt>
              <w:sdt>
                <w:sdtPr>
                  <w:tag w:val="goog_rdk_179"/>
                  <w:id w:val="-618192076"/>
                </w:sdtPr>
                <w:sdtContent>
                  <w:p w14:paraId="0000006B" w14:textId="77777777" w:rsidR="000F7A7E" w:rsidRDefault="00000000">
                    <w:pPr>
                      <w:jc w:val="center"/>
                      <w:rPr>
                        <w:ins w:id="282" w:author="Nicole Zatorski" w:date="2025-09-26T21:44:00Z"/>
                        <w:sz w:val="18"/>
                        <w:szCs w:val="18"/>
                        <w:highlight w:val="white"/>
                      </w:rPr>
                    </w:pPr>
                    <w:sdt>
                      <w:sdtPr>
                        <w:tag w:val="goog_rdk_177"/>
                        <w:id w:val="-2002739914"/>
                      </w:sdtPr>
                      <w:sdtContent>
                        <w:sdt>
                          <w:sdtPr>
                            <w:tag w:val="goog_rdk_178"/>
                            <w:id w:val="1685127816"/>
                          </w:sdtPr>
                          <w:sdtContent>
                            <w:ins w:id="283" w:author="Nicole Zatorski" w:date="2025-09-26T21:44:00Z">
                              <w:r>
                                <w:rPr>
                                  <w:sz w:val="18"/>
                                  <w:szCs w:val="18"/>
                                  <w:highlight w:val="white"/>
                                </w:rPr>
                                <w:t>(tested on set 2)</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commentRangeStart w:id="284" w:displacedByCustomXml="next"/>
              <w:sdt>
                <w:sdtPr>
                  <w:tag w:val="goog_rdk_182"/>
                  <w:id w:val="720816103"/>
                </w:sdtPr>
                <w:sdtContent>
                  <w:p w14:paraId="0000006C" w14:textId="77777777" w:rsidR="000F7A7E" w:rsidRDefault="00000000">
                    <w:pPr>
                      <w:jc w:val="center"/>
                      <w:rPr>
                        <w:ins w:id="285" w:author="Nicole Zatorski" w:date="2025-09-26T21:44:00Z"/>
                        <w:sz w:val="18"/>
                        <w:szCs w:val="18"/>
                        <w:highlight w:val="white"/>
                      </w:rPr>
                    </w:pPr>
                    <w:sdt>
                      <w:sdtPr>
                        <w:tag w:val="goog_rdk_180"/>
                        <w:id w:val="-947513403"/>
                      </w:sdtPr>
                      <w:sdtContent>
                        <w:sdt>
                          <w:sdtPr>
                            <w:tag w:val="goog_rdk_181"/>
                            <w:id w:val="-2147148501"/>
                          </w:sdtPr>
                          <w:sdtContent>
                            <w:ins w:id="286" w:author="Nicole Zatorski" w:date="2025-09-26T21:44:00Z">
                              <w:r>
                                <w:rPr>
                                  <w:sz w:val="18"/>
                                  <w:szCs w:val="18"/>
                                  <w:highlight w:val="white"/>
                                </w:rPr>
                                <w:t>0.958±0.018</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185"/>
                  <w:id w:val="1423423059"/>
                </w:sdtPr>
                <w:sdtContent>
                  <w:p w14:paraId="0000006D" w14:textId="77777777" w:rsidR="000F7A7E" w:rsidRDefault="00000000">
                    <w:pPr>
                      <w:jc w:val="center"/>
                      <w:rPr>
                        <w:ins w:id="287" w:author="Nicole Zatorski" w:date="2025-09-26T21:44:00Z"/>
                        <w:sz w:val="18"/>
                        <w:szCs w:val="18"/>
                        <w:highlight w:val="white"/>
                      </w:rPr>
                    </w:pPr>
                    <w:sdt>
                      <w:sdtPr>
                        <w:tag w:val="goog_rdk_183"/>
                        <w:id w:val="1320542263"/>
                      </w:sdtPr>
                      <w:sdtContent>
                        <w:sdt>
                          <w:sdtPr>
                            <w:tag w:val="goog_rdk_184"/>
                            <w:id w:val="1451512367"/>
                          </w:sdtPr>
                          <w:sdtContent>
                            <w:ins w:id="288" w:author="Nicole Zatorski" w:date="2025-09-26T21:44:00Z">
                              <w:r>
                                <w:rPr>
                                  <w:sz w:val="18"/>
                                  <w:szCs w:val="18"/>
                                  <w:highlight w:val="white"/>
                                </w:rPr>
                                <w:t>0.909±0.042</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188"/>
                  <w:id w:val="436929968"/>
                </w:sdtPr>
                <w:sdtContent>
                  <w:p w14:paraId="0000006E" w14:textId="77777777" w:rsidR="000F7A7E" w:rsidRDefault="00000000">
                    <w:pPr>
                      <w:jc w:val="center"/>
                      <w:rPr>
                        <w:ins w:id="289" w:author="Nicole Zatorski" w:date="2025-09-26T21:44:00Z"/>
                        <w:sz w:val="18"/>
                        <w:szCs w:val="18"/>
                        <w:highlight w:val="white"/>
                      </w:rPr>
                    </w:pPr>
                    <w:sdt>
                      <w:sdtPr>
                        <w:tag w:val="goog_rdk_186"/>
                        <w:id w:val="-453691727"/>
                      </w:sdtPr>
                      <w:sdtContent>
                        <w:sdt>
                          <w:sdtPr>
                            <w:tag w:val="goog_rdk_187"/>
                            <w:id w:val="-1035269780"/>
                          </w:sdtPr>
                          <w:sdtContent>
                            <w:ins w:id="290" w:author="Nicole Zatorski" w:date="2025-09-26T21:44:00Z">
                              <w:r>
                                <w:rPr>
                                  <w:sz w:val="18"/>
                                  <w:szCs w:val="18"/>
                                  <w:highlight w:val="white"/>
                                </w:rPr>
                                <w:t>0.867±0.056</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191"/>
                  <w:id w:val="1514242782"/>
                </w:sdtPr>
                <w:sdtContent>
                  <w:p w14:paraId="0000006F" w14:textId="77777777" w:rsidR="000F7A7E" w:rsidRDefault="00000000">
                    <w:pPr>
                      <w:jc w:val="center"/>
                      <w:rPr>
                        <w:ins w:id="291" w:author="Nicole Zatorski" w:date="2025-09-26T21:44:00Z"/>
                        <w:sz w:val="18"/>
                        <w:szCs w:val="18"/>
                        <w:highlight w:val="white"/>
                      </w:rPr>
                    </w:pPr>
                    <w:sdt>
                      <w:sdtPr>
                        <w:tag w:val="goog_rdk_189"/>
                        <w:id w:val="-530125911"/>
                      </w:sdtPr>
                      <w:sdtContent>
                        <w:sdt>
                          <w:sdtPr>
                            <w:tag w:val="goog_rdk_190"/>
                            <w:id w:val="-2077525291"/>
                          </w:sdtPr>
                          <w:sdtContent>
                            <w:ins w:id="292" w:author="Nicole Zatorski" w:date="2025-09-26T21:44:00Z">
                              <w:r>
                                <w:rPr>
                                  <w:sz w:val="18"/>
                                  <w:szCs w:val="18"/>
                                  <w:highlight w:val="white"/>
                                </w:rPr>
                                <w:t>0.910±0.078</w:t>
                              </w:r>
                            </w:ins>
                          </w:sdtContent>
                        </w:sdt>
                      </w:sdtContent>
                    </w:sdt>
                  </w:p>
                </w:sdtContent>
              </w:sdt>
            </w:tc>
            <w:tc>
              <w:tcPr>
                <w:tcW w:w="990"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194"/>
                  <w:id w:val="1327377361"/>
                </w:sdtPr>
                <w:sdtContent>
                  <w:p w14:paraId="00000070" w14:textId="77777777" w:rsidR="000F7A7E" w:rsidRDefault="00000000">
                    <w:pPr>
                      <w:jc w:val="center"/>
                      <w:rPr>
                        <w:ins w:id="293" w:author="Nicole Zatorski" w:date="2025-09-26T21:44:00Z"/>
                        <w:sz w:val="18"/>
                        <w:szCs w:val="18"/>
                        <w:highlight w:val="white"/>
                      </w:rPr>
                    </w:pPr>
                    <w:sdt>
                      <w:sdtPr>
                        <w:tag w:val="goog_rdk_192"/>
                        <w:id w:val="1436858941"/>
                      </w:sdtPr>
                      <w:sdtContent>
                        <w:sdt>
                          <w:sdtPr>
                            <w:tag w:val="goog_rdk_193"/>
                            <w:id w:val="1114742901"/>
                          </w:sdtPr>
                          <w:sdtContent>
                            <w:ins w:id="294" w:author="Nicole Zatorski" w:date="2025-09-26T21:44:00Z">
                              <w:r>
                                <w:rPr>
                                  <w:sz w:val="18"/>
                                  <w:szCs w:val="18"/>
                                  <w:highlight w:val="white"/>
                                </w:rPr>
                                <w:t>0.836±0.086</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197"/>
                  <w:id w:val="727659821"/>
                </w:sdtPr>
                <w:sdtContent>
                  <w:p w14:paraId="00000071" w14:textId="77777777" w:rsidR="000F7A7E" w:rsidRDefault="00000000">
                    <w:pPr>
                      <w:jc w:val="center"/>
                      <w:rPr>
                        <w:ins w:id="295" w:author="Nicole Zatorski" w:date="2025-09-26T21:44:00Z"/>
                        <w:sz w:val="18"/>
                        <w:szCs w:val="18"/>
                        <w:highlight w:val="white"/>
                      </w:rPr>
                    </w:pPr>
                    <w:sdt>
                      <w:sdtPr>
                        <w:tag w:val="goog_rdk_195"/>
                        <w:id w:val="-923290182"/>
                      </w:sdtPr>
                      <w:sdtContent>
                        <w:sdt>
                          <w:sdtPr>
                            <w:tag w:val="goog_rdk_196"/>
                            <w:id w:val="491041860"/>
                          </w:sdtPr>
                          <w:sdtContent>
                            <w:ins w:id="296" w:author="Nicole Zatorski" w:date="2025-09-26T21:44:00Z">
                              <w:r>
                                <w:rPr>
                                  <w:sz w:val="18"/>
                                  <w:szCs w:val="18"/>
                                  <w:highlight w:val="white"/>
                                </w:rPr>
                                <w:t>0.846±0.064</w:t>
                              </w:r>
                            </w:ins>
                          </w:sdtContent>
                        </w:sdt>
                      </w:sdtContent>
                    </w:sdt>
                    <w:commentRangeEnd w:id="284"/>
                    <w:r w:rsidR="00B4488B">
                      <w:rPr>
                        <w:rStyle w:val="CommentReference"/>
                        <w:sz w:val="24"/>
                        <w:szCs w:val="24"/>
                      </w:rPr>
                      <w:commentReference w:id="284"/>
                    </w:r>
                  </w:p>
                </w:sdtContent>
              </w:sdt>
            </w:tc>
          </w:tr>
        </w:sdtContent>
      </w:sdt>
      <w:sdt>
        <w:sdtPr>
          <w:tag w:val="goog_rdk_198"/>
          <w:id w:val="-1581083541"/>
        </w:sdtPr>
        <w:sdtContent>
          <w:tr w:rsidR="000F7A7E" w14:paraId="00C0DC12" w14:textId="77777777">
            <w:trPr>
              <w:trHeight w:val="685"/>
              <w:ins w:id="297" w:author="Nicole Zatorski" w:date="2025-09-26T21:44:00Z"/>
            </w:trPr>
            <w:tc>
              <w:tcPr>
                <w:tcW w:w="2070" w:type="dxa"/>
                <w:tcBorders>
                  <w:top w:val="nil"/>
                  <w:left w:val="single" w:sz="6" w:space="0" w:color="000000"/>
                  <w:bottom w:val="single" w:sz="6" w:space="0" w:color="000000"/>
                  <w:right w:val="single" w:sz="6" w:space="0" w:color="000000"/>
                </w:tcBorders>
                <w:tcMar>
                  <w:top w:w="20" w:type="dxa"/>
                  <w:left w:w="20" w:type="dxa"/>
                  <w:bottom w:w="100" w:type="dxa"/>
                  <w:right w:w="20" w:type="dxa"/>
                </w:tcMar>
                <w:vAlign w:val="bottom"/>
              </w:tcPr>
              <w:sdt>
                <w:sdtPr>
                  <w:tag w:val="goog_rdk_203"/>
                  <w:id w:val="2137224985"/>
                </w:sdtPr>
                <w:sdtContent>
                  <w:p w14:paraId="00000072" w14:textId="77777777" w:rsidR="000F7A7E" w:rsidRPr="000F7A7E" w:rsidRDefault="00000000">
                    <w:pPr>
                      <w:jc w:val="center"/>
                      <w:rPr>
                        <w:ins w:id="298" w:author="Nicole Zatorski" w:date="2025-09-26T21:44:00Z"/>
                        <w:sz w:val="18"/>
                        <w:szCs w:val="18"/>
                        <w:highlight w:val="white"/>
                        <w:rPrChange w:id="299" w:author="Nicole Zatorski" w:date="2025-09-26T21:44:00Z">
                          <w:rPr>
                            <w:ins w:id="300" w:author="Nicole Zatorski" w:date="2025-09-26T21:44:00Z"/>
                            <w:color w:val="000000"/>
                            <w:highlight w:val="white"/>
                          </w:rPr>
                        </w:rPrChange>
                      </w:rPr>
                    </w:pPr>
                    <w:sdt>
                      <w:sdtPr>
                        <w:tag w:val="goog_rdk_199"/>
                        <w:id w:val="857970375"/>
                      </w:sdtPr>
                      <w:sdtContent>
                        <w:sdt>
                          <w:sdtPr>
                            <w:tag w:val="goog_rdk_200"/>
                            <w:id w:val="-705715187"/>
                          </w:sdtPr>
                          <w:sdtContent>
                            <w:ins w:id="301" w:author="Nicole Zatorski" w:date="2025-09-26T21:44:00Z">
                              <w:r>
                                <w:rPr>
                                  <w:sz w:val="18"/>
                                  <w:szCs w:val="18"/>
                                  <w:highlight w:val="white"/>
                                  <w:rPrChange w:id="302" w:author="Nicole Zatorski" w:date="2025-09-26T21:44:00Z">
                                    <w:rPr>
                                      <w:color w:val="000000"/>
                                      <w:highlight w:val="white"/>
                                    </w:rPr>
                                  </w:rPrChange>
                                </w:rPr>
                                <w:t xml:space="preserve">Multilayer </w:t>
                              </w:r>
                            </w:ins>
                          </w:sdtContent>
                        </w:sdt>
                        <w:customXmlInsRangeStart w:id="303" w:author="Nicole Zatorski" w:date="2025-09-26T21:44:00Z"/>
                        <w:sdt>
                          <w:sdtPr>
                            <w:tag w:val="goog_rdk_201"/>
                            <w:id w:val="-563464916"/>
                          </w:sdtPr>
                          <w:sdtContent>
                            <w:customXmlInsRangeEnd w:id="303"/>
                            <w:ins w:id="304" w:author="Nicole Zatorski" w:date="2025-09-26T21:44:00Z">
                              <w:r>
                                <w:rPr>
                                  <w:sz w:val="18"/>
                                  <w:szCs w:val="18"/>
                                  <w:highlight w:val="white"/>
                                  <w:rPrChange w:id="305" w:author="Nicole Zatorski" w:date="2025-09-26T21:44:00Z">
                                    <w:rPr>
                                      <w:color w:val="000000"/>
                                      <w:highlight w:val="white"/>
                                    </w:rPr>
                                  </w:rPrChange>
                                </w:rPr>
                                <w:t>Perceptron</w:t>
                              </w:r>
                            </w:ins>
                            <w:customXmlInsRangeStart w:id="306" w:author="Nicole Zatorski" w:date="2025-09-26T21:44:00Z"/>
                          </w:sdtContent>
                        </w:sdt>
                        <w:customXmlInsRangeEnd w:id="306"/>
                        <w:customXmlInsRangeStart w:id="307" w:author="Nicole Zatorski" w:date="2025-09-26T21:44:00Z"/>
                        <w:sdt>
                          <w:sdtPr>
                            <w:tag w:val="goog_rdk_202"/>
                            <w:id w:val="2107559984"/>
                          </w:sdtPr>
                          <w:sdtContent>
                            <w:customXmlInsRangeEnd w:id="307"/>
                            <w:customXmlInsRangeStart w:id="308" w:author="Nicole Zatorski" w:date="2025-09-26T21:44:00Z"/>
                          </w:sdtContent>
                        </w:sdt>
                        <w:customXmlInsRangeEnd w:id="308"/>
                      </w:sdtContent>
                    </w:sdt>
                  </w:p>
                </w:sdtContent>
              </w:sdt>
            </w:tc>
            <w:tc>
              <w:tcPr>
                <w:tcW w:w="1320"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206"/>
                  <w:id w:val="1587568154"/>
                </w:sdtPr>
                <w:sdtContent>
                  <w:p w14:paraId="00000073" w14:textId="77777777" w:rsidR="000F7A7E" w:rsidRPr="000F7A7E" w:rsidRDefault="00000000">
                    <w:pPr>
                      <w:jc w:val="center"/>
                      <w:rPr>
                        <w:ins w:id="309" w:author="Nicole Zatorski" w:date="2025-09-26T21:44:00Z"/>
                        <w:sz w:val="18"/>
                        <w:szCs w:val="18"/>
                        <w:highlight w:val="white"/>
                        <w:rPrChange w:id="310" w:author="Nicole Zatorski" w:date="2025-09-26T21:44:00Z">
                          <w:rPr>
                            <w:ins w:id="311" w:author="Nicole Zatorski" w:date="2025-09-26T21:44:00Z"/>
                            <w:color w:val="000000"/>
                            <w:highlight w:val="white"/>
                          </w:rPr>
                        </w:rPrChange>
                      </w:rPr>
                    </w:pPr>
                    <w:sdt>
                      <w:sdtPr>
                        <w:tag w:val="goog_rdk_204"/>
                        <w:id w:val="979322919"/>
                      </w:sdtPr>
                      <w:sdtContent>
                        <w:sdt>
                          <w:sdtPr>
                            <w:tag w:val="goog_rdk_205"/>
                            <w:id w:val="-508560758"/>
                          </w:sdtPr>
                          <w:sdtContent>
                            <w:ins w:id="312" w:author="Nicole Zatorski" w:date="2025-09-26T21:44:00Z">
                              <w:r>
                                <w:rPr>
                                  <w:sz w:val="18"/>
                                  <w:szCs w:val="18"/>
                                  <w:highlight w:val="white"/>
                                  <w:rPrChange w:id="313" w:author="Nicole Zatorski" w:date="2025-09-26T21:44:00Z">
                                    <w:rPr>
                                      <w:color w:val="000000"/>
                                      <w:highlight w:val="white"/>
                                    </w:rPr>
                                  </w:rPrChange>
                                </w:rPr>
                                <w:t>Features of protein targets</w:t>
                              </w:r>
                            </w:ins>
                          </w:sdtContent>
                        </w:sdt>
                      </w:sdtContent>
                    </w:sdt>
                  </w:p>
                </w:sdtContent>
              </w:sdt>
              <w:sdt>
                <w:sdtPr>
                  <w:tag w:val="goog_rdk_209"/>
                  <w:id w:val="-139132348"/>
                </w:sdtPr>
                <w:sdtContent>
                  <w:p w14:paraId="00000074" w14:textId="77777777" w:rsidR="000F7A7E" w:rsidRPr="000F7A7E" w:rsidRDefault="00000000">
                    <w:pPr>
                      <w:jc w:val="center"/>
                      <w:rPr>
                        <w:ins w:id="314" w:author="Nicole Zatorski" w:date="2025-09-26T21:44:00Z"/>
                        <w:sz w:val="18"/>
                        <w:szCs w:val="18"/>
                        <w:highlight w:val="white"/>
                        <w:rPrChange w:id="315" w:author="Nicole Zatorski" w:date="2025-09-26T21:44:00Z">
                          <w:rPr>
                            <w:ins w:id="316" w:author="Nicole Zatorski" w:date="2025-09-26T21:44:00Z"/>
                            <w:color w:val="000000"/>
                            <w:highlight w:val="white"/>
                          </w:rPr>
                        </w:rPrChange>
                      </w:rPr>
                    </w:pPr>
                    <w:sdt>
                      <w:sdtPr>
                        <w:tag w:val="goog_rdk_207"/>
                        <w:id w:val="-1979781028"/>
                      </w:sdtPr>
                      <w:sdtContent>
                        <w:sdt>
                          <w:sdtPr>
                            <w:tag w:val="goog_rdk_208"/>
                            <w:id w:val="-279688698"/>
                          </w:sdtPr>
                          <w:sdtContent>
                            <w:ins w:id="317" w:author="Nicole Zatorski" w:date="2025-09-26T21:44:00Z">
                              <w:r>
                                <w:rPr>
                                  <w:sz w:val="18"/>
                                  <w:szCs w:val="18"/>
                                  <w:highlight w:val="white"/>
                                  <w:rPrChange w:id="318" w:author="Nicole Zatorski" w:date="2025-09-26T21:44:00Z">
                                    <w:rPr>
                                      <w:color w:val="000000"/>
                                      <w:highlight w:val="white"/>
                                    </w:rPr>
                                  </w:rPrChange>
                                </w:rPr>
                                <w:t>(tested on set 1)</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212"/>
                  <w:id w:val="-299835359"/>
                </w:sdtPr>
                <w:sdtContent>
                  <w:p w14:paraId="00000075" w14:textId="77777777" w:rsidR="000F7A7E" w:rsidRPr="000F7A7E" w:rsidRDefault="00000000">
                    <w:pPr>
                      <w:jc w:val="center"/>
                      <w:rPr>
                        <w:ins w:id="319" w:author="Nicole Zatorski" w:date="2025-09-26T21:44:00Z"/>
                        <w:sz w:val="18"/>
                        <w:szCs w:val="18"/>
                        <w:highlight w:val="white"/>
                        <w:rPrChange w:id="320" w:author="Nicole Zatorski" w:date="2025-09-26T21:44:00Z">
                          <w:rPr>
                            <w:ins w:id="321" w:author="Nicole Zatorski" w:date="2025-09-26T21:44:00Z"/>
                            <w:color w:val="000000"/>
                            <w:highlight w:val="white"/>
                          </w:rPr>
                        </w:rPrChange>
                      </w:rPr>
                    </w:pPr>
                    <w:sdt>
                      <w:sdtPr>
                        <w:tag w:val="goog_rdk_210"/>
                        <w:id w:val="1207469160"/>
                      </w:sdtPr>
                      <w:sdtContent>
                        <w:sdt>
                          <w:sdtPr>
                            <w:tag w:val="goog_rdk_211"/>
                            <w:id w:val="1019771315"/>
                          </w:sdtPr>
                          <w:sdtContent>
                            <w:ins w:id="322" w:author="Nicole Zatorski" w:date="2025-09-26T21:44:00Z">
                              <w:r>
                                <w:rPr>
                                  <w:sz w:val="18"/>
                                  <w:szCs w:val="18"/>
                                  <w:highlight w:val="white"/>
                                  <w:rPrChange w:id="323" w:author="Nicole Zatorski" w:date="2025-09-26T21:44:00Z">
                                    <w:rPr>
                                      <w:color w:val="000000"/>
                                      <w:highlight w:val="white"/>
                                    </w:rPr>
                                  </w:rPrChange>
                                </w:rPr>
                                <w:t>0.823±0.057</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215"/>
                  <w:id w:val="-1978749439"/>
                </w:sdtPr>
                <w:sdtContent>
                  <w:p w14:paraId="00000076" w14:textId="77777777" w:rsidR="000F7A7E" w:rsidRPr="000F7A7E" w:rsidRDefault="00000000">
                    <w:pPr>
                      <w:jc w:val="center"/>
                      <w:rPr>
                        <w:ins w:id="324" w:author="Nicole Zatorski" w:date="2025-09-26T21:44:00Z"/>
                        <w:sz w:val="18"/>
                        <w:szCs w:val="18"/>
                        <w:highlight w:val="white"/>
                        <w:rPrChange w:id="325" w:author="Nicole Zatorski" w:date="2025-09-26T21:44:00Z">
                          <w:rPr>
                            <w:ins w:id="326" w:author="Nicole Zatorski" w:date="2025-09-26T21:44:00Z"/>
                            <w:color w:val="000000"/>
                            <w:highlight w:val="white"/>
                          </w:rPr>
                        </w:rPrChange>
                      </w:rPr>
                    </w:pPr>
                    <w:sdt>
                      <w:sdtPr>
                        <w:tag w:val="goog_rdk_213"/>
                        <w:id w:val="1912180385"/>
                      </w:sdtPr>
                      <w:sdtContent>
                        <w:sdt>
                          <w:sdtPr>
                            <w:tag w:val="goog_rdk_214"/>
                            <w:id w:val="-99985297"/>
                          </w:sdtPr>
                          <w:sdtContent>
                            <w:ins w:id="327" w:author="Nicole Zatorski" w:date="2025-09-26T21:44:00Z">
                              <w:r>
                                <w:rPr>
                                  <w:sz w:val="18"/>
                                  <w:szCs w:val="18"/>
                                  <w:highlight w:val="white"/>
                                  <w:rPrChange w:id="328" w:author="Nicole Zatorski" w:date="2025-09-26T21:44:00Z">
                                    <w:rPr>
                                      <w:color w:val="000000"/>
                                      <w:highlight w:val="white"/>
                                    </w:rPr>
                                  </w:rPrChange>
                                </w:rPr>
                                <w:t>0.823±0.057</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218"/>
                  <w:id w:val="-968665447"/>
                </w:sdtPr>
                <w:sdtContent>
                  <w:p w14:paraId="00000077" w14:textId="77777777" w:rsidR="000F7A7E" w:rsidRPr="000F7A7E" w:rsidRDefault="00000000">
                    <w:pPr>
                      <w:jc w:val="center"/>
                      <w:rPr>
                        <w:ins w:id="329" w:author="Nicole Zatorski" w:date="2025-09-26T21:44:00Z"/>
                        <w:sz w:val="18"/>
                        <w:szCs w:val="18"/>
                        <w:highlight w:val="white"/>
                        <w:rPrChange w:id="330" w:author="Nicole Zatorski" w:date="2025-09-26T21:44:00Z">
                          <w:rPr>
                            <w:ins w:id="331" w:author="Nicole Zatorski" w:date="2025-09-26T21:44:00Z"/>
                            <w:color w:val="000000"/>
                            <w:highlight w:val="white"/>
                          </w:rPr>
                        </w:rPrChange>
                      </w:rPr>
                    </w:pPr>
                    <w:sdt>
                      <w:sdtPr>
                        <w:tag w:val="goog_rdk_216"/>
                        <w:id w:val="-1514690530"/>
                      </w:sdtPr>
                      <w:sdtContent>
                        <w:sdt>
                          <w:sdtPr>
                            <w:tag w:val="goog_rdk_217"/>
                            <w:id w:val="-327075098"/>
                          </w:sdtPr>
                          <w:sdtContent>
                            <w:ins w:id="332" w:author="Nicole Zatorski" w:date="2025-09-26T21:44:00Z">
                              <w:r>
                                <w:rPr>
                                  <w:sz w:val="18"/>
                                  <w:szCs w:val="18"/>
                                  <w:highlight w:val="white"/>
                                  <w:rPrChange w:id="333" w:author="Nicole Zatorski" w:date="2025-09-26T21:44:00Z">
                                    <w:rPr>
                                      <w:color w:val="000000"/>
                                      <w:highlight w:val="white"/>
                                    </w:rPr>
                                  </w:rPrChange>
                                </w:rPr>
                                <w:t>0.851±0.043</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221"/>
                  <w:id w:val="-222068925"/>
                </w:sdtPr>
                <w:sdtContent>
                  <w:p w14:paraId="00000078" w14:textId="77777777" w:rsidR="000F7A7E" w:rsidRPr="000F7A7E" w:rsidRDefault="00000000">
                    <w:pPr>
                      <w:jc w:val="center"/>
                      <w:rPr>
                        <w:ins w:id="334" w:author="Nicole Zatorski" w:date="2025-09-26T21:44:00Z"/>
                        <w:sz w:val="18"/>
                        <w:szCs w:val="18"/>
                        <w:highlight w:val="white"/>
                        <w:rPrChange w:id="335" w:author="Nicole Zatorski" w:date="2025-09-26T21:44:00Z">
                          <w:rPr>
                            <w:ins w:id="336" w:author="Nicole Zatorski" w:date="2025-09-26T21:44:00Z"/>
                            <w:color w:val="000000"/>
                            <w:highlight w:val="white"/>
                          </w:rPr>
                        </w:rPrChange>
                      </w:rPr>
                    </w:pPr>
                    <w:sdt>
                      <w:sdtPr>
                        <w:tag w:val="goog_rdk_219"/>
                        <w:id w:val="1571383039"/>
                      </w:sdtPr>
                      <w:sdtContent>
                        <w:sdt>
                          <w:sdtPr>
                            <w:tag w:val="goog_rdk_220"/>
                            <w:id w:val="1075051380"/>
                          </w:sdtPr>
                          <w:sdtContent>
                            <w:ins w:id="337" w:author="Nicole Zatorski" w:date="2025-09-26T21:44:00Z">
                              <w:r>
                                <w:rPr>
                                  <w:sz w:val="18"/>
                                  <w:szCs w:val="18"/>
                                  <w:highlight w:val="white"/>
                                  <w:rPrChange w:id="338" w:author="Nicole Zatorski" w:date="2025-09-26T21:44:00Z">
                                    <w:rPr>
                                      <w:color w:val="000000"/>
                                      <w:highlight w:val="white"/>
                                    </w:rPr>
                                  </w:rPrChange>
                                </w:rPr>
                                <w:t>0.743±0.067</w:t>
                              </w:r>
                            </w:ins>
                          </w:sdtContent>
                        </w:sdt>
                      </w:sdtContent>
                    </w:sdt>
                  </w:p>
                </w:sdtContent>
              </w:sdt>
            </w:tc>
            <w:tc>
              <w:tcPr>
                <w:tcW w:w="990"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224"/>
                  <w:id w:val="-1234066552"/>
                </w:sdtPr>
                <w:sdtContent>
                  <w:p w14:paraId="00000079" w14:textId="77777777" w:rsidR="000F7A7E" w:rsidRPr="000F7A7E" w:rsidRDefault="00000000">
                    <w:pPr>
                      <w:jc w:val="center"/>
                      <w:rPr>
                        <w:ins w:id="339" w:author="Nicole Zatorski" w:date="2025-09-26T21:44:00Z"/>
                        <w:sz w:val="18"/>
                        <w:szCs w:val="18"/>
                        <w:highlight w:val="white"/>
                        <w:rPrChange w:id="340" w:author="Nicole Zatorski" w:date="2025-09-26T21:44:00Z">
                          <w:rPr>
                            <w:ins w:id="341" w:author="Nicole Zatorski" w:date="2025-09-26T21:44:00Z"/>
                            <w:color w:val="000000"/>
                            <w:highlight w:val="white"/>
                          </w:rPr>
                        </w:rPrChange>
                      </w:rPr>
                    </w:pPr>
                    <w:sdt>
                      <w:sdtPr>
                        <w:tag w:val="goog_rdk_222"/>
                        <w:id w:val="1312839834"/>
                      </w:sdtPr>
                      <w:sdtContent>
                        <w:sdt>
                          <w:sdtPr>
                            <w:tag w:val="goog_rdk_223"/>
                            <w:id w:val="-1211201078"/>
                          </w:sdtPr>
                          <w:sdtContent>
                            <w:ins w:id="342" w:author="Nicole Zatorski" w:date="2025-09-26T21:44:00Z">
                              <w:r>
                                <w:rPr>
                                  <w:sz w:val="18"/>
                                  <w:szCs w:val="18"/>
                                  <w:highlight w:val="white"/>
                                  <w:rPrChange w:id="343" w:author="Nicole Zatorski" w:date="2025-09-26T21:44:00Z">
                                    <w:rPr>
                                      <w:color w:val="000000"/>
                                      <w:highlight w:val="white"/>
                                    </w:rPr>
                                  </w:rPrChange>
                                </w:rPr>
                                <w:t>1.0±0.0</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227"/>
                  <w:id w:val="-2144945585"/>
                </w:sdtPr>
                <w:sdtContent>
                  <w:p w14:paraId="0000007A" w14:textId="77777777" w:rsidR="000F7A7E" w:rsidRPr="000F7A7E" w:rsidRDefault="00000000">
                    <w:pPr>
                      <w:jc w:val="center"/>
                      <w:rPr>
                        <w:ins w:id="344" w:author="Nicole Zatorski" w:date="2025-09-26T21:44:00Z"/>
                        <w:sz w:val="18"/>
                        <w:szCs w:val="18"/>
                        <w:highlight w:val="white"/>
                        <w:rPrChange w:id="345" w:author="Nicole Zatorski" w:date="2025-09-26T21:44:00Z">
                          <w:rPr>
                            <w:ins w:id="346" w:author="Nicole Zatorski" w:date="2025-09-26T21:44:00Z"/>
                            <w:color w:val="000000"/>
                            <w:highlight w:val="white"/>
                          </w:rPr>
                        </w:rPrChange>
                      </w:rPr>
                    </w:pPr>
                    <w:sdt>
                      <w:sdtPr>
                        <w:tag w:val="goog_rdk_225"/>
                        <w:id w:val="1823871195"/>
                      </w:sdtPr>
                      <w:sdtContent>
                        <w:sdt>
                          <w:sdtPr>
                            <w:tag w:val="goog_rdk_226"/>
                            <w:id w:val="712576341"/>
                          </w:sdtPr>
                          <w:sdtContent>
                            <w:ins w:id="347" w:author="Nicole Zatorski" w:date="2025-09-26T21:44:00Z">
                              <w:r>
                                <w:rPr>
                                  <w:sz w:val="18"/>
                                  <w:szCs w:val="18"/>
                                  <w:highlight w:val="white"/>
                                  <w:rPrChange w:id="348" w:author="Nicole Zatorski" w:date="2025-09-26T21:44:00Z">
                                    <w:rPr>
                                      <w:color w:val="000000"/>
                                      <w:highlight w:val="white"/>
                                    </w:rPr>
                                  </w:rPrChange>
                                </w:rPr>
                                <w:t>0.692±0.092</w:t>
                              </w:r>
                            </w:ins>
                          </w:sdtContent>
                        </w:sdt>
                      </w:sdtContent>
                    </w:sdt>
                  </w:p>
                </w:sdtContent>
              </w:sdt>
            </w:tc>
          </w:tr>
        </w:sdtContent>
      </w:sdt>
      <w:sdt>
        <w:sdtPr>
          <w:tag w:val="goog_rdk_228"/>
          <w:id w:val="-1506794401"/>
        </w:sdtPr>
        <w:sdtContent>
          <w:tr w:rsidR="000F7A7E" w14:paraId="01C75611" w14:textId="77777777">
            <w:trPr>
              <w:trHeight w:val="415"/>
              <w:ins w:id="349" w:author="Nicole Zatorski" w:date="2025-09-26T21:44:00Z"/>
            </w:trPr>
            <w:tc>
              <w:tcPr>
                <w:tcW w:w="2070" w:type="dxa"/>
                <w:tcBorders>
                  <w:top w:val="nil"/>
                  <w:left w:val="single" w:sz="6" w:space="0" w:color="000000"/>
                  <w:bottom w:val="single" w:sz="6" w:space="0" w:color="000000"/>
                  <w:right w:val="single" w:sz="6" w:space="0" w:color="000000"/>
                </w:tcBorders>
                <w:tcMar>
                  <w:top w:w="20" w:type="dxa"/>
                  <w:left w:w="20" w:type="dxa"/>
                  <w:bottom w:w="100" w:type="dxa"/>
                  <w:right w:w="20" w:type="dxa"/>
                </w:tcMar>
                <w:vAlign w:val="bottom"/>
              </w:tcPr>
              <w:sdt>
                <w:sdtPr>
                  <w:tag w:val="goog_rdk_231"/>
                  <w:id w:val="-454994994"/>
                </w:sdtPr>
                <w:sdtContent>
                  <w:p w14:paraId="0000007B" w14:textId="77777777" w:rsidR="000F7A7E" w:rsidRPr="000F7A7E" w:rsidRDefault="00000000">
                    <w:pPr>
                      <w:jc w:val="center"/>
                      <w:rPr>
                        <w:ins w:id="350" w:author="Nicole Zatorski" w:date="2025-09-26T21:44:00Z"/>
                        <w:sz w:val="18"/>
                        <w:szCs w:val="18"/>
                        <w:highlight w:val="white"/>
                        <w:rPrChange w:id="351" w:author="Nicole Zatorski" w:date="2025-09-26T21:44:00Z">
                          <w:rPr>
                            <w:ins w:id="352" w:author="Nicole Zatorski" w:date="2025-09-26T21:44:00Z"/>
                            <w:color w:val="000000"/>
                            <w:highlight w:val="white"/>
                          </w:rPr>
                        </w:rPrChange>
                      </w:rPr>
                    </w:pPr>
                    <w:sdt>
                      <w:sdtPr>
                        <w:tag w:val="goog_rdk_229"/>
                        <w:id w:val="1461350624"/>
                      </w:sdtPr>
                      <w:sdtContent>
                        <w:sdt>
                          <w:sdtPr>
                            <w:tag w:val="goog_rdk_230"/>
                            <w:id w:val="1174892641"/>
                          </w:sdtPr>
                          <w:sdtContent>
                            <w:ins w:id="353" w:author="Nicole Zatorski" w:date="2025-09-26T21:44:00Z">
                              <w:r>
                                <w:rPr>
                                  <w:sz w:val="18"/>
                                  <w:szCs w:val="18"/>
                                  <w:highlight w:val="white"/>
                                  <w:rPrChange w:id="354" w:author="Nicole Zatorski" w:date="2025-09-26T21:44:00Z">
                                    <w:rPr>
                                      <w:color w:val="000000"/>
                                      <w:highlight w:val="white"/>
                                    </w:rPr>
                                  </w:rPrChange>
                                </w:rPr>
                                <w:t>Random Forest</w:t>
                              </w:r>
                            </w:ins>
                          </w:sdtContent>
                        </w:sdt>
                      </w:sdtContent>
                    </w:sdt>
                  </w:p>
                </w:sdtContent>
              </w:sdt>
            </w:tc>
            <w:tc>
              <w:tcPr>
                <w:tcW w:w="1320"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234"/>
                  <w:id w:val="-1312130514"/>
                </w:sdtPr>
                <w:sdtContent>
                  <w:p w14:paraId="0000007C" w14:textId="77777777" w:rsidR="000F7A7E" w:rsidRPr="000F7A7E" w:rsidRDefault="00000000">
                    <w:pPr>
                      <w:jc w:val="center"/>
                      <w:rPr>
                        <w:ins w:id="355" w:author="Nicole Zatorski" w:date="2025-09-26T21:44:00Z"/>
                        <w:sz w:val="18"/>
                        <w:szCs w:val="18"/>
                        <w:highlight w:val="white"/>
                        <w:rPrChange w:id="356" w:author="Nicole Zatorski" w:date="2025-09-26T21:44:00Z">
                          <w:rPr>
                            <w:ins w:id="357" w:author="Nicole Zatorski" w:date="2025-09-26T21:44:00Z"/>
                            <w:color w:val="000000"/>
                            <w:highlight w:val="white"/>
                          </w:rPr>
                        </w:rPrChange>
                      </w:rPr>
                    </w:pPr>
                    <w:sdt>
                      <w:sdtPr>
                        <w:tag w:val="goog_rdk_232"/>
                        <w:id w:val="927981526"/>
                      </w:sdtPr>
                      <w:sdtContent>
                        <w:sdt>
                          <w:sdtPr>
                            <w:tag w:val="goog_rdk_233"/>
                            <w:id w:val="-937955151"/>
                          </w:sdtPr>
                          <w:sdtContent>
                            <w:ins w:id="358" w:author="Nicole Zatorski" w:date="2025-09-26T21:44:00Z">
                              <w:r>
                                <w:rPr>
                                  <w:sz w:val="18"/>
                                  <w:szCs w:val="18"/>
                                  <w:highlight w:val="white"/>
                                  <w:rPrChange w:id="359" w:author="Nicole Zatorski" w:date="2025-09-26T21:44:00Z">
                                    <w:rPr>
                                      <w:color w:val="000000"/>
                                      <w:highlight w:val="white"/>
                                    </w:rPr>
                                  </w:rPrChange>
                                </w:rPr>
                                <w:t>Molecular fingerprints</w:t>
                              </w:r>
                            </w:ins>
                          </w:sdtContent>
                        </w:sdt>
                      </w:sdtContent>
                    </w:sdt>
                  </w:p>
                </w:sdtContent>
              </w:sdt>
              <w:sdt>
                <w:sdtPr>
                  <w:tag w:val="goog_rdk_238"/>
                  <w:id w:val="2118663244"/>
                </w:sdtPr>
                <w:sdtContent>
                  <w:p w14:paraId="0000007D" w14:textId="77777777" w:rsidR="000F7A7E" w:rsidRPr="000F7A7E" w:rsidRDefault="00000000">
                    <w:pPr>
                      <w:jc w:val="center"/>
                      <w:rPr>
                        <w:ins w:id="360" w:author="Nicole Zatorski" w:date="2025-09-26T21:44:00Z"/>
                        <w:sz w:val="18"/>
                        <w:szCs w:val="18"/>
                        <w:highlight w:val="white"/>
                        <w:rPrChange w:id="361" w:author="Nicole Zatorski" w:date="2025-09-26T21:44:00Z">
                          <w:rPr>
                            <w:ins w:id="362" w:author="Nicole Zatorski" w:date="2025-09-26T21:44:00Z"/>
                            <w:color w:val="000000"/>
                            <w:highlight w:val="white"/>
                          </w:rPr>
                        </w:rPrChange>
                      </w:rPr>
                    </w:pPr>
                    <w:sdt>
                      <w:sdtPr>
                        <w:tag w:val="goog_rdk_235"/>
                        <w:id w:val="-881230007"/>
                      </w:sdtPr>
                      <w:sdtContent>
                        <w:sdt>
                          <w:sdtPr>
                            <w:tag w:val="goog_rdk_236"/>
                            <w:id w:val="1766865880"/>
                          </w:sdtPr>
                          <w:sdtContent>
                            <w:ins w:id="363" w:author="Nicole Zatorski" w:date="2025-09-26T21:44:00Z">
                              <w:r>
                                <w:rPr>
                                  <w:sz w:val="18"/>
                                  <w:szCs w:val="18"/>
                                  <w:highlight w:val="white"/>
                                </w:rPr>
                                <w:t>(tested on set 1)</w:t>
                              </w:r>
                            </w:ins>
                          </w:sdtContent>
                        </w:sdt>
                        <w:customXmlInsRangeStart w:id="364" w:author="Nicole Zatorski" w:date="2025-09-26T21:44:00Z"/>
                        <w:sdt>
                          <w:sdtPr>
                            <w:tag w:val="goog_rdk_237"/>
                            <w:id w:val="-941303641"/>
                          </w:sdtPr>
                          <w:sdtContent>
                            <w:customXmlInsRangeEnd w:id="364"/>
                            <w:customXmlInsRangeStart w:id="365" w:author="Nicole Zatorski" w:date="2025-09-26T21:44:00Z"/>
                          </w:sdtContent>
                        </w:sdt>
                        <w:customXmlInsRangeEnd w:id="365"/>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241"/>
                  <w:id w:val="1584098427"/>
                </w:sdtPr>
                <w:sdtContent>
                  <w:p w14:paraId="0000007E" w14:textId="77777777" w:rsidR="000F7A7E" w:rsidRPr="000F7A7E" w:rsidRDefault="00000000">
                    <w:pPr>
                      <w:jc w:val="center"/>
                      <w:rPr>
                        <w:ins w:id="366" w:author="Nicole Zatorski" w:date="2025-09-26T21:44:00Z"/>
                        <w:sz w:val="18"/>
                        <w:szCs w:val="18"/>
                        <w:highlight w:val="white"/>
                        <w:rPrChange w:id="367" w:author="Nicole Zatorski" w:date="2025-09-26T21:44:00Z">
                          <w:rPr>
                            <w:ins w:id="368" w:author="Nicole Zatorski" w:date="2025-09-26T21:44:00Z"/>
                            <w:color w:val="000000"/>
                            <w:highlight w:val="white"/>
                          </w:rPr>
                        </w:rPrChange>
                      </w:rPr>
                    </w:pPr>
                    <w:sdt>
                      <w:sdtPr>
                        <w:tag w:val="goog_rdk_239"/>
                        <w:id w:val="414388858"/>
                      </w:sdtPr>
                      <w:sdtContent>
                        <w:sdt>
                          <w:sdtPr>
                            <w:tag w:val="goog_rdk_240"/>
                            <w:id w:val="589564057"/>
                          </w:sdtPr>
                          <w:sdtContent>
                            <w:ins w:id="369" w:author="Nicole Zatorski" w:date="2025-09-26T21:44:00Z">
                              <w:r>
                                <w:rPr>
                                  <w:sz w:val="18"/>
                                  <w:szCs w:val="18"/>
                                  <w:highlight w:val="white"/>
                                  <w:rPrChange w:id="370" w:author="Nicole Zatorski" w:date="2025-09-26T21:44:00Z">
                                    <w:rPr>
                                      <w:color w:val="000000"/>
                                      <w:highlight w:val="white"/>
                                    </w:rPr>
                                  </w:rPrChange>
                                </w:rPr>
                                <w:t>0.682±0.049</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244"/>
                  <w:id w:val="1545896003"/>
                </w:sdtPr>
                <w:sdtContent>
                  <w:p w14:paraId="0000007F" w14:textId="77777777" w:rsidR="000F7A7E" w:rsidRPr="000F7A7E" w:rsidRDefault="00000000">
                    <w:pPr>
                      <w:jc w:val="center"/>
                      <w:rPr>
                        <w:ins w:id="371" w:author="Nicole Zatorski" w:date="2025-09-26T21:44:00Z"/>
                        <w:sz w:val="18"/>
                        <w:szCs w:val="18"/>
                        <w:highlight w:val="white"/>
                        <w:rPrChange w:id="372" w:author="Nicole Zatorski" w:date="2025-09-26T21:44:00Z">
                          <w:rPr>
                            <w:ins w:id="373" w:author="Nicole Zatorski" w:date="2025-09-26T21:44:00Z"/>
                            <w:color w:val="000000"/>
                            <w:highlight w:val="white"/>
                          </w:rPr>
                        </w:rPrChange>
                      </w:rPr>
                    </w:pPr>
                    <w:sdt>
                      <w:sdtPr>
                        <w:tag w:val="goog_rdk_242"/>
                        <w:id w:val="-1305908395"/>
                      </w:sdtPr>
                      <w:sdtContent>
                        <w:sdt>
                          <w:sdtPr>
                            <w:tag w:val="goog_rdk_243"/>
                            <w:id w:val="1081636529"/>
                          </w:sdtPr>
                          <w:sdtContent>
                            <w:ins w:id="374" w:author="Nicole Zatorski" w:date="2025-09-26T21:44:00Z">
                              <w:r>
                                <w:rPr>
                                  <w:sz w:val="18"/>
                                  <w:szCs w:val="18"/>
                                  <w:highlight w:val="white"/>
                                  <w:rPrChange w:id="375" w:author="Nicole Zatorski" w:date="2025-09-26T21:44:00Z">
                                    <w:rPr>
                                      <w:color w:val="000000"/>
                                      <w:highlight w:val="white"/>
                                    </w:rPr>
                                  </w:rPrChange>
                                </w:rPr>
                                <w:t>0.682±0.049</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247"/>
                  <w:id w:val="-1930638685"/>
                </w:sdtPr>
                <w:sdtContent>
                  <w:p w14:paraId="00000080" w14:textId="77777777" w:rsidR="000F7A7E" w:rsidRPr="000F7A7E" w:rsidRDefault="00000000">
                    <w:pPr>
                      <w:jc w:val="center"/>
                      <w:rPr>
                        <w:ins w:id="376" w:author="Nicole Zatorski" w:date="2025-09-26T21:44:00Z"/>
                        <w:sz w:val="18"/>
                        <w:szCs w:val="18"/>
                        <w:highlight w:val="white"/>
                        <w:rPrChange w:id="377" w:author="Nicole Zatorski" w:date="2025-09-26T21:44:00Z">
                          <w:rPr>
                            <w:ins w:id="378" w:author="Nicole Zatorski" w:date="2025-09-26T21:44:00Z"/>
                            <w:color w:val="000000"/>
                            <w:highlight w:val="white"/>
                          </w:rPr>
                        </w:rPrChange>
                      </w:rPr>
                    </w:pPr>
                    <w:sdt>
                      <w:sdtPr>
                        <w:tag w:val="goog_rdk_245"/>
                        <w:id w:val="-1255899633"/>
                      </w:sdtPr>
                      <w:sdtContent>
                        <w:sdt>
                          <w:sdtPr>
                            <w:tag w:val="goog_rdk_246"/>
                            <w:id w:val="1904637694"/>
                          </w:sdtPr>
                          <w:sdtContent>
                            <w:ins w:id="379" w:author="Nicole Zatorski" w:date="2025-09-26T21:44:00Z">
                              <w:r>
                                <w:rPr>
                                  <w:sz w:val="18"/>
                                  <w:szCs w:val="18"/>
                                  <w:highlight w:val="white"/>
                                  <w:rPrChange w:id="380" w:author="Nicole Zatorski" w:date="2025-09-26T21:44:00Z">
                                    <w:rPr>
                                      <w:color w:val="000000"/>
                                      <w:highlight w:val="white"/>
                                    </w:rPr>
                                  </w:rPrChange>
                                </w:rPr>
                                <w:t>0.687±0.052</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250"/>
                  <w:id w:val="-1084271905"/>
                </w:sdtPr>
                <w:sdtContent>
                  <w:p w14:paraId="00000081" w14:textId="77777777" w:rsidR="000F7A7E" w:rsidRPr="000F7A7E" w:rsidRDefault="00000000">
                    <w:pPr>
                      <w:jc w:val="center"/>
                      <w:rPr>
                        <w:ins w:id="381" w:author="Nicole Zatorski" w:date="2025-09-26T21:44:00Z"/>
                        <w:sz w:val="18"/>
                        <w:szCs w:val="18"/>
                        <w:highlight w:val="white"/>
                        <w:rPrChange w:id="382" w:author="Nicole Zatorski" w:date="2025-09-26T21:44:00Z">
                          <w:rPr>
                            <w:ins w:id="383" w:author="Nicole Zatorski" w:date="2025-09-26T21:44:00Z"/>
                            <w:color w:val="000000"/>
                            <w:highlight w:val="white"/>
                          </w:rPr>
                        </w:rPrChange>
                      </w:rPr>
                    </w:pPr>
                    <w:sdt>
                      <w:sdtPr>
                        <w:tag w:val="goog_rdk_248"/>
                        <w:id w:val="759716470"/>
                      </w:sdtPr>
                      <w:sdtContent>
                        <w:sdt>
                          <w:sdtPr>
                            <w:tag w:val="goog_rdk_249"/>
                            <w:id w:val="-88013146"/>
                          </w:sdtPr>
                          <w:sdtContent>
                            <w:ins w:id="384" w:author="Nicole Zatorski" w:date="2025-09-26T21:44:00Z">
                              <w:r>
                                <w:rPr>
                                  <w:sz w:val="18"/>
                                  <w:szCs w:val="18"/>
                                  <w:highlight w:val="white"/>
                                  <w:rPrChange w:id="385" w:author="Nicole Zatorski" w:date="2025-09-26T21:44:00Z">
                                    <w:rPr>
                                      <w:color w:val="000000"/>
                                      <w:highlight w:val="white"/>
                                    </w:rPr>
                                  </w:rPrChange>
                                </w:rPr>
                                <w:t>0.678±0.053</w:t>
                              </w:r>
                            </w:ins>
                          </w:sdtContent>
                        </w:sdt>
                      </w:sdtContent>
                    </w:sdt>
                  </w:p>
                </w:sdtContent>
              </w:sdt>
            </w:tc>
            <w:tc>
              <w:tcPr>
                <w:tcW w:w="990"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253"/>
                  <w:id w:val="-36128311"/>
                </w:sdtPr>
                <w:sdtContent>
                  <w:p w14:paraId="00000082" w14:textId="77777777" w:rsidR="000F7A7E" w:rsidRPr="000F7A7E" w:rsidRDefault="00000000">
                    <w:pPr>
                      <w:jc w:val="center"/>
                      <w:rPr>
                        <w:ins w:id="386" w:author="Nicole Zatorski" w:date="2025-09-26T21:44:00Z"/>
                        <w:sz w:val="18"/>
                        <w:szCs w:val="18"/>
                        <w:highlight w:val="white"/>
                        <w:rPrChange w:id="387" w:author="Nicole Zatorski" w:date="2025-09-26T21:44:00Z">
                          <w:rPr>
                            <w:ins w:id="388" w:author="Nicole Zatorski" w:date="2025-09-26T21:44:00Z"/>
                            <w:color w:val="000000"/>
                            <w:highlight w:val="white"/>
                          </w:rPr>
                        </w:rPrChange>
                      </w:rPr>
                    </w:pPr>
                    <w:sdt>
                      <w:sdtPr>
                        <w:tag w:val="goog_rdk_251"/>
                        <w:id w:val="799084696"/>
                      </w:sdtPr>
                      <w:sdtContent>
                        <w:sdt>
                          <w:sdtPr>
                            <w:tag w:val="goog_rdk_252"/>
                            <w:id w:val="-1312003915"/>
                          </w:sdtPr>
                          <w:sdtContent>
                            <w:ins w:id="389" w:author="Nicole Zatorski" w:date="2025-09-26T21:44:00Z">
                              <w:r>
                                <w:rPr>
                                  <w:sz w:val="18"/>
                                  <w:szCs w:val="18"/>
                                  <w:highlight w:val="white"/>
                                  <w:rPrChange w:id="390" w:author="Nicole Zatorski" w:date="2025-09-26T21:44:00Z">
                                    <w:rPr>
                                      <w:color w:val="000000"/>
                                      <w:highlight w:val="white"/>
                                    </w:rPr>
                                  </w:rPrChange>
                                </w:rPr>
                                <w:t>0.7±0.078</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256"/>
                  <w:id w:val="981413671"/>
                </w:sdtPr>
                <w:sdtContent>
                  <w:p w14:paraId="00000083" w14:textId="77777777" w:rsidR="000F7A7E" w:rsidRPr="000F7A7E" w:rsidRDefault="00000000">
                    <w:pPr>
                      <w:jc w:val="center"/>
                      <w:rPr>
                        <w:ins w:id="391" w:author="Nicole Zatorski" w:date="2025-09-26T21:44:00Z"/>
                        <w:sz w:val="18"/>
                        <w:szCs w:val="18"/>
                        <w:highlight w:val="white"/>
                        <w:rPrChange w:id="392" w:author="Nicole Zatorski" w:date="2025-09-26T21:44:00Z">
                          <w:rPr>
                            <w:ins w:id="393" w:author="Nicole Zatorski" w:date="2025-09-26T21:44:00Z"/>
                            <w:color w:val="000000"/>
                            <w:highlight w:val="white"/>
                          </w:rPr>
                        </w:rPrChange>
                      </w:rPr>
                    </w:pPr>
                    <w:sdt>
                      <w:sdtPr>
                        <w:tag w:val="goog_rdk_254"/>
                        <w:id w:val="1562667724"/>
                      </w:sdtPr>
                      <w:sdtContent>
                        <w:sdt>
                          <w:sdtPr>
                            <w:tag w:val="goog_rdk_255"/>
                            <w:id w:val="-974663307"/>
                          </w:sdtPr>
                          <w:sdtContent>
                            <w:ins w:id="394" w:author="Nicole Zatorski" w:date="2025-09-26T21:44:00Z">
                              <w:r>
                                <w:rPr>
                                  <w:sz w:val="18"/>
                                  <w:szCs w:val="18"/>
                                  <w:highlight w:val="white"/>
                                  <w:rPrChange w:id="395" w:author="Nicole Zatorski" w:date="2025-09-26T21:44:00Z">
                                    <w:rPr>
                                      <w:color w:val="000000"/>
                                      <w:highlight w:val="white"/>
                                    </w:rPr>
                                  </w:rPrChange>
                                </w:rPr>
                                <w:t>0.368±0.098</w:t>
                              </w:r>
                            </w:ins>
                          </w:sdtContent>
                        </w:sdt>
                      </w:sdtContent>
                    </w:sdt>
                  </w:p>
                </w:sdtContent>
              </w:sdt>
            </w:tc>
          </w:tr>
        </w:sdtContent>
      </w:sdt>
      <w:sdt>
        <w:sdtPr>
          <w:tag w:val="goog_rdk_257"/>
          <w:id w:val="-1503865063"/>
        </w:sdtPr>
        <w:sdtContent>
          <w:tr w:rsidR="000F7A7E" w14:paraId="573D6E24" w14:textId="77777777">
            <w:trPr>
              <w:trHeight w:val="415"/>
              <w:ins w:id="396" w:author="Nicole Zatorski" w:date="2025-09-26T21:44:00Z"/>
            </w:trPr>
            <w:tc>
              <w:tcPr>
                <w:tcW w:w="2070" w:type="dxa"/>
                <w:tcBorders>
                  <w:top w:val="nil"/>
                  <w:left w:val="single" w:sz="6" w:space="0" w:color="000000"/>
                  <w:bottom w:val="single" w:sz="6" w:space="0" w:color="000000"/>
                  <w:right w:val="single" w:sz="6" w:space="0" w:color="000000"/>
                </w:tcBorders>
                <w:tcMar>
                  <w:top w:w="20" w:type="dxa"/>
                  <w:left w:w="20" w:type="dxa"/>
                  <w:bottom w:w="100" w:type="dxa"/>
                  <w:right w:w="20" w:type="dxa"/>
                </w:tcMar>
                <w:vAlign w:val="bottom"/>
              </w:tcPr>
              <w:sdt>
                <w:sdtPr>
                  <w:tag w:val="goog_rdk_260"/>
                  <w:id w:val="-506609699"/>
                </w:sdtPr>
                <w:sdtContent>
                  <w:p w14:paraId="00000084" w14:textId="77777777" w:rsidR="000F7A7E" w:rsidRPr="000F7A7E" w:rsidRDefault="00000000">
                    <w:pPr>
                      <w:jc w:val="center"/>
                      <w:rPr>
                        <w:ins w:id="397" w:author="Nicole Zatorski" w:date="2025-09-26T21:44:00Z"/>
                        <w:sz w:val="18"/>
                        <w:szCs w:val="18"/>
                        <w:highlight w:val="white"/>
                        <w:rPrChange w:id="398" w:author="Nicole Zatorski" w:date="2025-09-26T21:44:00Z">
                          <w:rPr>
                            <w:ins w:id="399" w:author="Nicole Zatorski" w:date="2025-09-26T21:44:00Z"/>
                            <w:color w:val="000000"/>
                            <w:highlight w:val="white"/>
                          </w:rPr>
                        </w:rPrChange>
                      </w:rPr>
                    </w:pPr>
                    <w:sdt>
                      <w:sdtPr>
                        <w:tag w:val="goog_rdk_258"/>
                        <w:id w:val="1641137077"/>
                      </w:sdtPr>
                      <w:sdtContent>
                        <w:sdt>
                          <w:sdtPr>
                            <w:tag w:val="goog_rdk_259"/>
                            <w:id w:val="1134851278"/>
                          </w:sdtPr>
                          <w:sdtContent>
                            <w:ins w:id="400" w:author="Nicole Zatorski" w:date="2025-09-26T21:44:00Z">
                              <w:r>
                                <w:rPr>
                                  <w:sz w:val="18"/>
                                  <w:szCs w:val="18"/>
                                  <w:highlight w:val="white"/>
                                  <w:rPrChange w:id="401" w:author="Nicole Zatorski" w:date="2025-09-26T21:44:00Z">
                                    <w:rPr>
                                      <w:color w:val="000000"/>
                                      <w:highlight w:val="white"/>
                                    </w:rPr>
                                  </w:rPrChange>
                                </w:rPr>
                                <w:t>ExtraTrees</w:t>
                              </w:r>
                            </w:ins>
                          </w:sdtContent>
                        </w:sdt>
                      </w:sdtContent>
                    </w:sdt>
                  </w:p>
                </w:sdtContent>
              </w:sdt>
            </w:tc>
            <w:tc>
              <w:tcPr>
                <w:tcW w:w="1320"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263"/>
                  <w:id w:val="-1906353844"/>
                </w:sdtPr>
                <w:sdtContent>
                  <w:p w14:paraId="00000085" w14:textId="77777777" w:rsidR="000F7A7E" w:rsidRPr="000F7A7E" w:rsidRDefault="00000000">
                    <w:pPr>
                      <w:jc w:val="center"/>
                      <w:rPr>
                        <w:ins w:id="402" w:author="Nicole Zatorski" w:date="2025-09-26T21:44:00Z"/>
                        <w:sz w:val="18"/>
                        <w:szCs w:val="18"/>
                        <w:highlight w:val="white"/>
                        <w:rPrChange w:id="403" w:author="Nicole Zatorski" w:date="2025-09-26T21:44:00Z">
                          <w:rPr>
                            <w:ins w:id="404" w:author="Nicole Zatorski" w:date="2025-09-26T21:44:00Z"/>
                            <w:color w:val="000000"/>
                            <w:highlight w:val="white"/>
                          </w:rPr>
                        </w:rPrChange>
                      </w:rPr>
                    </w:pPr>
                    <w:sdt>
                      <w:sdtPr>
                        <w:tag w:val="goog_rdk_261"/>
                        <w:id w:val="2038340402"/>
                      </w:sdtPr>
                      <w:sdtContent>
                        <w:sdt>
                          <w:sdtPr>
                            <w:tag w:val="goog_rdk_262"/>
                            <w:id w:val="1270084741"/>
                          </w:sdtPr>
                          <w:sdtContent>
                            <w:ins w:id="405" w:author="Nicole Zatorski" w:date="2025-09-26T21:44:00Z">
                              <w:r>
                                <w:rPr>
                                  <w:sz w:val="18"/>
                                  <w:szCs w:val="18"/>
                                  <w:highlight w:val="white"/>
                                  <w:rPrChange w:id="406" w:author="Nicole Zatorski" w:date="2025-09-26T21:44:00Z">
                                    <w:rPr>
                                      <w:color w:val="000000"/>
                                      <w:highlight w:val="white"/>
                                    </w:rPr>
                                  </w:rPrChange>
                                </w:rPr>
                                <w:t>Drug features</w:t>
                              </w:r>
                            </w:ins>
                          </w:sdtContent>
                        </w:sdt>
                      </w:sdtContent>
                    </w:sdt>
                  </w:p>
                </w:sdtContent>
              </w:sdt>
              <w:sdt>
                <w:sdtPr>
                  <w:tag w:val="goog_rdk_267"/>
                  <w:id w:val="-1411752098"/>
                </w:sdtPr>
                <w:sdtContent>
                  <w:p w14:paraId="00000086" w14:textId="77777777" w:rsidR="000F7A7E" w:rsidRPr="000F7A7E" w:rsidRDefault="00000000">
                    <w:pPr>
                      <w:jc w:val="center"/>
                      <w:rPr>
                        <w:ins w:id="407" w:author="Nicole Zatorski" w:date="2025-09-26T21:44:00Z"/>
                        <w:sz w:val="18"/>
                        <w:szCs w:val="18"/>
                        <w:highlight w:val="white"/>
                        <w:rPrChange w:id="408" w:author="Nicole Zatorski" w:date="2025-09-26T21:44:00Z">
                          <w:rPr>
                            <w:ins w:id="409" w:author="Nicole Zatorski" w:date="2025-09-26T21:44:00Z"/>
                            <w:color w:val="000000"/>
                            <w:highlight w:val="white"/>
                          </w:rPr>
                        </w:rPrChange>
                      </w:rPr>
                    </w:pPr>
                    <w:sdt>
                      <w:sdtPr>
                        <w:tag w:val="goog_rdk_264"/>
                        <w:id w:val="-335851105"/>
                      </w:sdtPr>
                      <w:sdtContent>
                        <w:sdt>
                          <w:sdtPr>
                            <w:tag w:val="goog_rdk_265"/>
                            <w:id w:val="-1004608628"/>
                          </w:sdtPr>
                          <w:sdtContent>
                            <w:ins w:id="410" w:author="Nicole Zatorski" w:date="2025-09-26T21:44:00Z">
                              <w:r>
                                <w:rPr>
                                  <w:sz w:val="18"/>
                                  <w:szCs w:val="18"/>
                                  <w:highlight w:val="white"/>
                                </w:rPr>
                                <w:t>(tested on set 1)</w:t>
                              </w:r>
                            </w:ins>
                          </w:sdtContent>
                        </w:sdt>
                        <w:customXmlInsRangeStart w:id="411" w:author="Nicole Zatorski" w:date="2025-09-26T21:44:00Z"/>
                        <w:sdt>
                          <w:sdtPr>
                            <w:tag w:val="goog_rdk_266"/>
                            <w:id w:val="-1431046464"/>
                          </w:sdtPr>
                          <w:sdtContent>
                            <w:customXmlInsRangeEnd w:id="411"/>
                            <w:ins w:id="412" w:author="Nicole Zatorski" w:date="2025-09-26T21:44:00Z">
                              <w:r>
                                <w:rPr>
                                  <w:sz w:val="18"/>
                                  <w:szCs w:val="18"/>
                                  <w:highlight w:val="white"/>
                                  <w:rPrChange w:id="413" w:author="Nicole Zatorski" w:date="2025-09-26T21:44:00Z">
                                    <w:rPr>
                                      <w:color w:val="000000"/>
                                      <w:highlight w:val="white"/>
                                    </w:rPr>
                                  </w:rPrChange>
                                </w:rPr>
                                <w:t xml:space="preserve"> </w:t>
                              </w:r>
                            </w:ins>
                            <w:customXmlInsRangeStart w:id="414" w:author="Nicole Zatorski" w:date="2025-09-26T21:44:00Z"/>
                          </w:sdtContent>
                        </w:sdt>
                        <w:customXmlInsRangeEnd w:id="414"/>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270"/>
                  <w:id w:val="1322310328"/>
                </w:sdtPr>
                <w:sdtContent>
                  <w:p w14:paraId="00000087" w14:textId="77777777" w:rsidR="000F7A7E" w:rsidRPr="000F7A7E" w:rsidRDefault="00000000">
                    <w:pPr>
                      <w:jc w:val="center"/>
                      <w:rPr>
                        <w:ins w:id="415" w:author="Nicole Zatorski" w:date="2025-09-26T21:44:00Z"/>
                        <w:sz w:val="18"/>
                        <w:szCs w:val="18"/>
                        <w:highlight w:val="white"/>
                        <w:rPrChange w:id="416" w:author="Nicole Zatorski" w:date="2025-09-26T21:44:00Z">
                          <w:rPr>
                            <w:ins w:id="417" w:author="Nicole Zatorski" w:date="2025-09-26T21:44:00Z"/>
                            <w:color w:val="000000"/>
                            <w:highlight w:val="white"/>
                          </w:rPr>
                        </w:rPrChange>
                      </w:rPr>
                    </w:pPr>
                    <w:sdt>
                      <w:sdtPr>
                        <w:tag w:val="goog_rdk_268"/>
                        <w:id w:val="116946771"/>
                      </w:sdtPr>
                      <w:sdtContent>
                        <w:sdt>
                          <w:sdtPr>
                            <w:tag w:val="goog_rdk_269"/>
                            <w:id w:val="1613956386"/>
                          </w:sdtPr>
                          <w:sdtContent>
                            <w:ins w:id="418" w:author="Nicole Zatorski" w:date="2025-09-26T21:44:00Z">
                              <w:r>
                                <w:rPr>
                                  <w:sz w:val="18"/>
                                  <w:szCs w:val="18"/>
                                  <w:highlight w:val="white"/>
                                  <w:rPrChange w:id="419" w:author="Nicole Zatorski" w:date="2025-09-26T21:44:00Z">
                                    <w:rPr>
                                      <w:color w:val="000000"/>
                                      <w:highlight w:val="white"/>
                                    </w:rPr>
                                  </w:rPrChange>
                                </w:rPr>
                                <w:t>0.863±0.057</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273"/>
                  <w:id w:val="695638198"/>
                </w:sdtPr>
                <w:sdtContent>
                  <w:p w14:paraId="00000088" w14:textId="77777777" w:rsidR="000F7A7E" w:rsidRPr="000F7A7E" w:rsidRDefault="00000000">
                    <w:pPr>
                      <w:jc w:val="center"/>
                      <w:rPr>
                        <w:ins w:id="420" w:author="Nicole Zatorski" w:date="2025-09-26T21:44:00Z"/>
                        <w:sz w:val="18"/>
                        <w:szCs w:val="18"/>
                        <w:highlight w:val="white"/>
                        <w:rPrChange w:id="421" w:author="Nicole Zatorski" w:date="2025-09-26T21:44:00Z">
                          <w:rPr>
                            <w:ins w:id="422" w:author="Nicole Zatorski" w:date="2025-09-26T21:44:00Z"/>
                            <w:color w:val="000000"/>
                            <w:highlight w:val="white"/>
                          </w:rPr>
                        </w:rPrChange>
                      </w:rPr>
                    </w:pPr>
                    <w:sdt>
                      <w:sdtPr>
                        <w:tag w:val="goog_rdk_271"/>
                        <w:id w:val="1328818741"/>
                      </w:sdtPr>
                      <w:sdtContent>
                        <w:sdt>
                          <w:sdtPr>
                            <w:tag w:val="goog_rdk_272"/>
                            <w:id w:val="525526199"/>
                          </w:sdtPr>
                          <w:sdtContent>
                            <w:ins w:id="423" w:author="Nicole Zatorski" w:date="2025-09-26T21:44:00Z">
                              <w:r>
                                <w:rPr>
                                  <w:sz w:val="18"/>
                                  <w:szCs w:val="18"/>
                                  <w:highlight w:val="white"/>
                                  <w:rPrChange w:id="424" w:author="Nicole Zatorski" w:date="2025-09-26T21:44:00Z">
                                    <w:rPr>
                                      <w:color w:val="000000"/>
                                      <w:highlight w:val="white"/>
                                    </w:rPr>
                                  </w:rPrChange>
                                </w:rPr>
                                <w:t>0.863±0.057</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276"/>
                  <w:id w:val="1773788629"/>
                </w:sdtPr>
                <w:sdtContent>
                  <w:p w14:paraId="00000089" w14:textId="77777777" w:rsidR="000F7A7E" w:rsidRPr="000F7A7E" w:rsidRDefault="00000000">
                    <w:pPr>
                      <w:jc w:val="center"/>
                      <w:rPr>
                        <w:ins w:id="425" w:author="Nicole Zatorski" w:date="2025-09-26T21:44:00Z"/>
                        <w:sz w:val="18"/>
                        <w:szCs w:val="18"/>
                        <w:highlight w:val="white"/>
                        <w:rPrChange w:id="426" w:author="Nicole Zatorski" w:date="2025-09-26T21:44:00Z">
                          <w:rPr>
                            <w:ins w:id="427" w:author="Nicole Zatorski" w:date="2025-09-26T21:44:00Z"/>
                            <w:color w:val="000000"/>
                            <w:highlight w:val="white"/>
                          </w:rPr>
                        </w:rPrChange>
                      </w:rPr>
                    </w:pPr>
                    <w:sdt>
                      <w:sdtPr>
                        <w:tag w:val="goog_rdk_274"/>
                        <w:id w:val="-877129901"/>
                      </w:sdtPr>
                      <w:sdtContent>
                        <w:sdt>
                          <w:sdtPr>
                            <w:tag w:val="goog_rdk_275"/>
                            <w:id w:val="1986059952"/>
                          </w:sdtPr>
                          <w:sdtContent>
                            <w:ins w:id="428" w:author="Nicole Zatorski" w:date="2025-09-26T21:44:00Z">
                              <w:r>
                                <w:rPr>
                                  <w:sz w:val="18"/>
                                  <w:szCs w:val="18"/>
                                  <w:highlight w:val="white"/>
                                  <w:rPrChange w:id="429" w:author="Nicole Zatorski" w:date="2025-09-26T21:44:00Z">
                                    <w:rPr>
                                      <w:color w:val="000000"/>
                                      <w:highlight w:val="white"/>
                                    </w:rPr>
                                  </w:rPrChange>
                                </w:rPr>
                                <w:t>0.845±0.074</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279"/>
                  <w:id w:val="1558748783"/>
                </w:sdtPr>
                <w:sdtContent>
                  <w:p w14:paraId="0000008A" w14:textId="77777777" w:rsidR="000F7A7E" w:rsidRPr="000F7A7E" w:rsidRDefault="00000000">
                    <w:pPr>
                      <w:jc w:val="center"/>
                      <w:rPr>
                        <w:ins w:id="430" w:author="Nicole Zatorski" w:date="2025-09-26T21:44:00Z"/>
                        <w:sz w:val="18"/>
                        <w:szCs w:val="18"/>
                        <w:highlight w:val="white"/>
                        <w:rPrChange w:id="431" w:author="Nicole Zatorski" w:date="2025-09-26T21:44:00Z">
                          <w:rPr>
                            <w:ins w:id="432" w:author="Nicole Zatorski" w:date="2025-09-26T21:44:00Z"/>
                            <w:color w:val="000000"/>
                            <w:highlight w:val="white"/>
                          </w:rPr>
                        </w:rPrChange>
                      </w:rPr>
                    </w:pPr>
                    <w:sdt>
                      <w:sdtPr>
                        <w:tag w:val="goog_rdk_277"/>
                        <w:id w:val="766851192"/>
                      </w:sdtPr>
                      <w:sdtContent>
                        <w:sdt>
                          <w:sdtPr>
                            <w:tag w:val="goog_rdk_278"/>
                            <w:id w:val="1272314319"/>
                          </w:sdtPr>
                          <w:sdtContent>
                            <w:ins w:id="433" w:author="Nicole Zatorski" w:date="2025-09-26T21:44:00Z">
                              <w:r>
                                <w:rPr>
                                  <w:sz w:val="18"/>
                                  <w:szCs w:val="18"/>
                                  <w:highlight w:val="white"/>
                                  <w:rPrChange w:id="434" w:author="Nicole Zatorski" w:date="2025-09-26T21:44:00Z">
                                    <w:rPr>
                                      <w:color w:val="000000"/>
                                      <w:highlight w:val="white"/>
                                    </w:rPr>
                                  </w:rPrChange>
                                </w:rPr>
                                <w:t>0.944±0.056</w:t>
                              </w:r>
                            </w:ins>
                          </w:sdtContent>
                        </w:sdt>
                      </w:sdtContent>
                    </w:sdt>
                  </w:p>
                </w:sdtContent>
              </w:sdt>
            </w:tc>
            <w:tc>
              <w:tcPr>
                <w:tcW w:w="990"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282"/>
                  <w:id w:val="141643231"/>
                </w:sdtPr>
                <w:sdtContent>
                  <w:p w14:paraId="0000008B" w14:textId="77777777" w:rsidR="000F7A7E" w:rsidRPr="000F7A7E" w:rsidRDefault="00000000">
                    <w:pPr>
                      <w:jc w:val="center"/>
                      <w:rPr>
                        <w:ins w:id="435" w:author="Nicole Zatorski" w:date="2025-09-26T21:44:00Z"/>
                        <w:sz w:val="18"/>
                        <w:szCs w:val="18"/>
                        <w:highlight w:val="white"/>
                        <w:rPrChange w:id="436" w:author="Nicole Zatorski" w:date="2025-09-26T21:44:00Z">
                          <w:rPr>
                            <w:ins w:id="437" w:author="Nicole Zatorski" w:date="2025-09-26T21:44:00Z"/>
                            <w:color w:val="000000"/>
                            <w:highlight w:val="white"/>
                          </w:rPr>
                        </w:rPrChange>
                      </w:rPr>
                    </w:pPr>
                    <w:sdt>
                      <w:sdtPr>
                        <w:tag w:val="goog_rdk_280"/>
                        <w:id w:val="-285726575"/>
                      </w:sdtPr>
                      <w:sdtContent>
                        <w:sdt>
                          <w:sdtPr>
                            <w:tag w:val="goog_rdk_281"/>
                            <w:id w:val="-1981561932"/>
                          </w:sdtPr>
                          <w:sdtContent>
                            <w:ins w:id="438" w:author="Nicole Zatorski" w:date="2025-09-26T21:44:00Z">
                              <w:r>
                                <w:rPr>
                                  <w:sz w:val="18"/>
                                  <w:szCs w:val="18"/>
                                  <w:highlight w:val="white"/>
                                  <w:rPrChange w:id="439" w:author="Nicole Zatorski" w:date="2025-09-26T21:44:00Z">
                                    <w:rPr>
                                      <w:color w:val="000000"/>
                                      <w:highlight w:val="white"/>
                                    </w:rPr>
                                  </w:rPrChange>
                                </w:rPr>
                                <w:t>0.775±0.116</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285"/>
                  <w:id w:val="1052590457"/>
                </w:sdtPr>
                <w:sdtContent>
                  <w:p w14:paraId="0000008C" w14:textId="77777777" w:rsidR="000F7A7E" w:rsidRPr="000F7A7E" w:rsidRDefault="00000000">
                    <w:pPr>
                      <w:jc w:val="center"/>
                      <w:rPr>
                        <w:ins w:id="440" w:author="Nicole Zatorski" w:date="2025-09-26T21:44:00Z"/>
                        <w:sz w:val="18"/>
                        <w:szCs w:val="18"/>
                        <w:highlight w:val="white"/>
                        <w:rPrChange w:id="441" w:author="Nicole Zatorski" w:date="2025-09-26T21:44:00Z">
                          <w:rPr>
                            <w:ins w:id="442" w:author="Nicole Zatorski" w:date="2025-09-26T21:44:00Z"/>
                            <w:color w:val="000000"/>
                            <w:highlight w:val="white"/>
                          </w:rPr>
                        </w:rPrChange>
                      </w:rPr>
                    </w:pPr>
                    <w:sdt>
                      <w:sdtPr>
                        <w:tag w:val="goog_rdk_283"/>
                        <w:id w:val="-1323083092"/>
                      </w:sdtPr>
                      <w:sdtContent>
                        <w:sdt>
                          <w:sdtPr>
                            <w:tag w:val="goog_rdk_284"/>
                            <w:id w:val="648128336"/>
                          </w:sdtPr>
                          <w:sdtContent>
                            <w:ins w:id="443" w:author="Nicole Zatorski" w:date="2025-09-26T21:44:00Z">
                              <w:r>
                                <w:rPr>
                                  <w:sz w:val="18"/>
                                  <w:szCs w:val="18"/>
                                  <w:highlight w:val="white"/>
                                  <w:rPrChange w:id="444" w:author="Nicole Zatorski" w:date="2025-09-26T21:44:00Z">
                                    <w:rPr>
                                      <w:color w:val="000000"/>
                                      <w:highlight w:val="white"/>
                                    </w:rPr>
                                  </w:rPrChange>
                                </w:rPr>
                                <w:t>0.742±0.101</w:t>
                              </w:r>
                            </w:ins>
                          </w:sdtContent>
                        </w:sdt>
                      </w:sdtContent>
                    </w:sdt>
                  </w:p>
                </w:sdtContent>
              </w:sdt>
            </w:tc>
          </w:tr>
        </w:sdtContent>
      </w:sdt>
      <w:sdt>
        <w:sdtPr>
          <w:tag w:val="goog_rdk_286"/>
          <w:id w:val="1563084430"/>
        </w:sdtPr>
        <w:sdtContent>
          <w:tr w:rsidR="000F7A7E" w14:paraId="6AB7479B" w14:textId="77777777">
            <w:trPr>
              <w:trHeight w:val="685"/>
              <w:ins w:id="445" w:author="Nicole Zatorski" w:date="2025-09-26T21:44:00Z"/>
            </w:trPr>
            <w:tc>
              <w:tcPr>
                <w:tcW w:w="2070" w:type="dxa"/>
                <w:tcBorders>
                  <w:top w:val="nil"/>
                  <w:left w:val="single" w:sz="6" w:space="0" w:color="000000"/>
                  <w:bottom w:val="single" w:sz="6" w:space="0" w:color="000000"/>
                  <w:right w:val="single" w:sz="6" w:space="0" w:color="000000"/>
                </w:tcBorders>
                <w:tcMar>
                  <w:top w:w="20" w:type="dxa"/>
                  <w:left w:w="20" w:type="dxa"/>
                  <w:bottom w:w="100" w:type="dxa"/>
                  <w:right w:w="20" w:type="dxa"/>
                </w:tcMar>
                <w:vAlign w:val="bottom"/>
              </w:tcPr>
              <w:sdt>
                <w:sdtPr>
                  <w:tag w:val="goog_rdk_289"/>
                  <w:id w:val="-1546861498"/>
                </w:sdtPr>
                <w:sdtContent>
                  <w:p w14:paraId="0000008D" w14:textId="77777777" w:rsidR="000F7A7E" w:rsidRPr="000F7A7E" w:rsidRDefault="00000000">
                    <w:pPr>
                      <w:jc w:val="center"/>
                      <w:rPr>
                        <w:ins w:id="446" w:author="Nicole Zatorski" w:date="2025-09-26T21:44:00Z"/>
                        <w:sz w:val="18"/>
                        <w:szCs w:val="18"/>
                        <w:highlight w:val="white"/>
                        <w:rPrChange w:id="447" w:author="Nicole Zatorski" w:date="2025-09-26T21:44:00Z">
                          <w:rPr>
                            <w:ins w:id="448" w:author="Nicole Zatorski" w:date="2025-09-26T21:44:00Z"/>
                            <w:color w:val="000000"/>
                            <w:highlight w:val="white"/>
                          </w:rPr>
                        </w:rPrChange>
                      </w:rPr>
                    </w:pPr>
                    <w:sdt>
                      <w:sdtPr>
                        <w:tag w:val="goog_rdk_287"/>
                        <w:id w:val="-64530113"/>
                      </w:sdtPr>
                      <w:sdtContent>
                        <w:sdt>
                          <w:sdtPr>
                            <w:tag w:val="goog_rdk_288"/>
                            <w:id w:val="1673961052"/>
                          </w:sdtPr>
                          <w:sdtContent>
                            <w:ins w:id="449" w:author="Nicole Zatorski" w:date="2025-09-26T21:44:00Z">
                              <w:r>
                                <w:rPr>
                                  <w:sz w:val="18"/>
                                  <w:szCs w:val="18"/>
                                  <w:highlight w:val="white"/>
                                  <w:rPrChange w:id="450" w:author="Nicole Zatorski" w:date="2025-09-26T21:44:00Z">
                                    <w:rPr>
                                      <w:color w:val="000000"/>
                                      <w:highlight w:val="white"/>
                                    </w:rPr>
                                  </w:rPrChange>
                                </w:rPr>
                                <w:t>Feature Agglomeration and Decision Tree</w:t>
                              </w:r>
                            </w:ins>
                          </w:sdtContent>
                        </w:sdt>
                      </w:sdtContent>
                    </w:sdt>
                  </w:p>
                </w:sdtContent>
              </w:sdt>
            </w:tc>
            <w:tc>
              <w:tcPr>
                <w:tcW w:w="1320"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292"/>
                  <w:id w:val="-533845796"/>
                </w:sdtPr>
                <w:sdtContent>
                  <w:p w14:paraId="0000008E" w14:textId="77777777" w:rsidR="000F7A7E" w:rsidRPr="000F7A7E" w:rsidRDefault="00000000">
                    <w:pPr>
                      <w:jc w:val="center"/>
                      <w:rPr>
                        <w:ins w:id="451" w:author="Nicole Zatorski" w:date="2025-09-26T21:44:00Z"/>
                        <w:sz w:val="18"/>
                        <w:szCs w:val="18"/>
                        <w:highlight w:val="white"/>
                        <w:rPrChange w:id="452" w:author="Nicole Zatorski" w:date="2025-09-26T21:44:00Z">
                          <w:rPr>
                            <w:ins w:id="453" w:author="Nicole Zatorski" w:date="2025-09-26T21:44:00Z"/>
                            <w:color w:val="000000"/>
                            <w:highlight w:val="white"/>
                          </w:rPr>
                        </w:rPrChange>
                      </w:rPr>
                    </w:pPr>
                    <w:sdt>
                      <w:sdtPr>
                        <w:tag w:val="goog_rdk_290"/>
                        <w:id w:val="213584515"/>
                      </w:sdtPr>
                      <w:sdtContent>
                        <w:sdt>
                          <w:sdtPr>
                            <w:tag w:val="goog_rdk_291"/>
                            <w:id w:val="659283183"/>
                          </w:sdtPr>
                          <w:sdtContent>
                            <w:ins w:id="454" w:author="Nicole Zatorski" w:date="2025-09-26T21:44:00Z">
                              <w:r>
                                <w:rPr>
                                  <w:sz w:val="18"/>
                                  <w:szCs w:val="18"/>
                                  <w:highlight w:val="white"/>
                                  <w:rPrChange w:id="455" w:author="Nicole Zatorski" w:date="2025-09-26T21:44:00Z">
                                    <w:rPr>
                                      <w:color w:val="000000"/>
                                      <w:highlight w:val="white"/>
                                    </w:rPr>
                                  </w:rPrChange>
                                </w:rPr>
                                <w:t>Protein targets</w:t>
                              </w:r>
                            </w:ins>
                          </w:sdtContent>
                        </w:sdt>
                      </w:sdtContent>
                    </w:sdt>
                  </w:p>
                </w:sdtContent>
              </w:sdt>
              <w:sdt>
                <w:sdtPr>
                  <w:tag w:val="goog_rdk_296"/>
                  <w:id w:val="841537959"/>
                </w:sdtPr>
                <w:sdtContent>
                  <w:p w14:paraId="0000008F" w14:textId="77777777" w:rsidR="000F7A7E" w:rsidRPr="000F7A7E" w:rsidRDefault="00000000">
                    <w:pPr>
                      <w:jc w:val="center"/>
                      <w:rPr>
                        <w:ins w:id="456" w:author="Nicole Zatorski" w:date="2025-09-26T21:44:00Z"/>
                        <w:sz w:val="18"/>
                        <w:szCs w:val="18"/>
                        <w:highlight w:val="white"/>
                        <w:rPrChange w:id="457" w:author="Nicole Zatorski" w:date="2025-09-26T21:44:00Z">
                          <w:rPr>
                            <w:ins w:id="458" w:author="Nicole Zatorski" w:date="2025-09-26T21:44:00Z"/>
                            <w:color w:val="000000"/>
                            <w:highlight w:val="white"/>
                          </w:rPr>
                        </w:rPrChange>
                      </w:rPr>
                    </w:pPr>
                    <w:sdt>
                      <w:sdtPr>
                        <w:tag w:val="goog_rdk_293"/>
                        <w:id w:val="-423112775"/>
                      </w:sdtPr>
                      <w:sdtContent>
                        <w:sdt>
                          <w:sdtPr>
                            <w:tag w:val="goog_rdk_294"/>
                            <w:id w:val="-1799170440"/>
                          </w:sdtPr>
                          <w:sdtContent>
                            <w:ins w:id="459" w:author="Nicole Zatorski" w:date="2025-09-26T21:44:00Z">
                              <w:r>
                                <w:rPr>
                                  <w:sz w:val="18"/>
                                  <w:szCs w:val="18"/>
                                  <w:highlight w:val="white"/>
                                </w:rPr>
                                <w:t>(tested on set 1)</w:t>
                              </w:r>
                            </w:ins>
                          </w:sdtContent>
                        </w:sdt>
                        <w:customXmlInsRangeStart w:id="460" w:author="Nicole Zatorski" w:date="2025-09-26T21:44:00Z"/>
                        <w:sdt>
                          <w:sdtPr>
                            <w:tag w:val="goog_rdk_295"/>
                            <w:id w:val="-2044773685"/>
                          </w:sdtPr>
                          <w:sdtContent>
                            <w:customXmlInsRangeEnd w:id="460"/>
                            <w:customXmlInsRangeStart w:id="461" w:author="Nicole Zatorski" w:date="2025-09-26T21:44:00Z"/>
                          </w:sdtContent>
                        </w:sdt>
                        <w:customXmlInsRangeEnd w:id="461"/>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299"/>
                  <w:id w:val="-1700468883"/>
                </w:sdtPr>
                <w:sdtContent>
                  <w:p w14:paraId="00000090" w14:textId="77777777" w:rsidR="000F7A7E" w:rsidRPr="000F7A7E" w:rsidRDefault="00000000">
                    <w:pPr>
                      <w:jc w:val="center"/>
                      <w:rPr>
                        <w:ins w:id="462" w:author="Nicole Zatorski" w:date="2025-09-26T21:44:00Z"/>
                        <w:sz w:val="18"/>
                        <w:szCs w:val="18"/>
                        <w:highlight w:val="white"/>
                        <w:rPrChange w:id="463" w:author="Nicole Zatorski" w:date="2025-09-26T21:44:00Z">
                          <w:rPr>
                            <w:ins w:id="464" w:author="Nicole Zatorski" w:date="2025-09-26T21:44:00Z"/>
                            <w:color w:val="000000"/>
                            <w:highlight w:val="white"/>
                          </w:rPr>
                        </w:rPrChange>
                      </w:rPr>
                    </w:pPr>
                    <w:sdt>
                      <w:sdtPr>
                        <w:tag w:val="goog_rdk_297"/>
                        <w:id w:val="-76716242"/>
                      </w:sdtPr>
                      <w:sdtContent>
                        <w:sdt>
                          <w:sdtPr>
                            <w:tag w:val="goog_rdk_298"/>
                            <w:id w:val="-36587558"/>
                          </w:sdtPr>
                          <w:sdtContent>
                            <w:ins w:id="465" w:author="Nicole Zatorski" w:date="2025-09-26T21:44:00Z">
                              <w:r>
                                <w:rPr>
                                  <w:sz w:val="18"/>
                                  <w:szCs w:val="18"/>
                                  <w:highlight w:val="white"/>
                                  <w:rPrChange w:id="466" w:author="Nicole Zatorski" w:date="2025-09-26T21:44:00Z">
                                    <w:rPr>
                                      <w:color w:val="000000"/>
                                      <w:highlight w:val="white"/>
                                    </w:rPr>
                                  </w:rPrChange>
                                </w:rPr>
                                <w:t>0.62±0.066</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302"/>
                  <w:id w:val="173601310"/>
                </w:sdtPr>
                <w:sdtContent>
                  <w:p w14:paraId="00000091" w14:textId="77777777" w:rsidR="000F7A7E" w:rsidRPr="000F7A7E" w:rsidRDefault="00000000">
                    <w:pPr>
                      <w:jc w:val="center"/>
                      <w:rPr>
                        <w:ins w:id="467" w:author="Nicole Zatorski" w:date="2025-09-26T21:44:00Z"/>
                        <w:sz w:val="18"/>
                        <w:szCs w:val="18"/>
                        <w:highlight w:val="white"/>
                        <w:rPrChange w:id="468" w:author="Nicole Zatorski" w:date="2025-09-26T21:44:00Z">
                          <w:rPr>
                            <w:ins w:id="469" w:author="Nicole Zatorski" w:date="2025-09-26T21:44:00Z"/>
                            <w:color w:val="000000"/>
                            <w:highlight w:val="white"/>
                          </w:rPr>
                        </w:rPrChange>
                      </w:rPr>
                    </w:pPr>
                    <w:sdt>
                      <w:sdtPr>
                        <w:tag w:val="goog_rdk_300"/>
                        <w:id w:val="1529978450"/>
                      </w:sdtPr>
                      <w:sdtContent>
                        <w:sdt>
                          <w:sdtPr>
                            <w:tag w:val="goog_rdk_301"/>
                            <w:id w:val="914452132"/>
                          </w:sdtPr>
                          <w:sdtContent>
                            <w:ins w:id="470" w:author="Nicole Zatorski" w:date="2025-09-26T21:44:00Z">
                              <w:r>
                                <w:rPr>
                                  <w:sz w:val="18"/>
                                  <w:szCs w:val="18"/>
                                  <w:highlight w:val="white"/>
                                  <w:rPrChange w:id="471" w:author="Nicole Zatorski" w:date="2025-09-26T21:44:00Z">
                                    <w:rPr>
                                      <w:color w:val="000000"/>
                                      <w:highlight w:val="white"/>
                                    </w:rPr>
                                  </w:rPrChange>
                                </w:rPr>
                                <w:t>0.62±0.066</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305"/>
                  <w:id w:val="-518264557"/>
                </w:sdtPr>
                <w:sdtContent>
                  <w:p w14:paraId="00000092" w14:textId="77777777" w:rsidR="000F7A7E" w:rsidRPr="000F7A7E" w:rsidRDefault="00000000">
                    <w:pPr>
                      <w:jc w:val="center"/>
                      <w:rPr>
                        <w:ins w:id="472" w:author="Nicole Zatorski" w:date="2025-09-26T21:44:00Z"/>
                        <w:sz w:val="18"/>
                        <w:szCs w:val="18"/>
                        <w:highlight w:val="white"/>
                        <w:rPrChange w:id="473" w:author="Nicole Zatorski" w:date="2025-09-26T21:44:00Z">
                          <w:rPr>
                            <w:ins w:id="474" w:author="Nicole Zatorski" w:date="2025-09-26T21:44:00Z"/>
                            <w:color w:val="000000"/>
                            <w:highlight w:val="white"/>
                          </w:rPr>
                        </w:rPrChange>
                      </w:rPr>
                    </w:pPr>
                    <w:sdt>
                      <w:sdtPr>
                        <w:tag w:val="goog_rdk_303"/>
                        <w:id w:val="890732410"/>
                      </w:sdtPr>
                      <w:sdtContent>
                        <w:sdt>
                          <w:sdtPr>
                            <w:tag w:val="goog_rdk_304"/>
                            <w:id w:val="1373787873"/>
                          </w:sdtPr>
                          <w:sdtContent>
                            <w:ins w:id="475" w:author="Nicole Zatorski" w:date="2025-09-26T21:44:00Z">
                              <w:r>
                                <w:rPr>
                                  <w:sz w:val="18"/>
                                  <w:szCs w:val="18"/>
                                  <w:highlight w:val="white"/>
                                  <w:rPrChange w:id="476" w:author="Nicole Zatorski" w:date="2025-09-26T21:44:00Z">
                                    <w:rPr>
                                      <w:color w:val="000000"/>
                                      <w:highlight w:val="white"/>
                                    </w:rPr>
                                  </w:rPrChange>
                                </w:rPr>
                                <w:t>0.706±0.044</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308"/>
                  <w:id w:val="-923959559"/>
                </w:sdtPr>
                <w:sdtContent>
                  <w:p w14:paraId="00000093" w14:textId="77777777" w:rsidR="000F7A7E" w:rsidRPr="000F7A7E" w:rsidRDefault="00000000">
                    <w:pPr>
                      <w:jc w:val="center"/>
                      <w:rPr>
                        <w:ins w:id="477" w:author="Nicole Zatorski" w:date="2025-09-26T21:44:00Z"/>
                        <w:sz w:val="18"/>
                        <w:szCs w:val="18"/>
                        <w:highlight w:val="white"/>
                        <w:rPrChange w:id="478" w:author="Nicole Zatorski" w:date="2025-09-26T21:44:00Z">
                          <w:rPr>
                            <w:ins w:id="479" w:author="Nicole Zatorski" w:date="2025-09-26T21:44:00Z"/>
                            <w:color w:val="000000"/>
                            <w:highlight w:val="white"/>
                          </w:rPr>
                        </w:rPrChange>
                      </w:rPr>
                    </w:pPr>
                    <w:sdt>
                      <w:sdtPr>
                        <w:tag w:val="goog_rdk_306"/>
                        <w:id w:val="-661761689"/>
                      </w:sdtPr>
                      <w:sdtContent>
                        <w:sdt>
                          <w:sdtPr>
                            <w:tag w:val="goog_rdk_307"/>
                            <w:id w:val="2933464"/>
                          </w:sdtPr>
                          <w:sdtContent>
                            <w:ins w:id="480" w:author="Nicole Zatorski" w:date="2025-09-26T21:44:00Z">
                              <w:r>
                                <w:rPr>
                                  <w:sz w:val="18"/>
                                  <w:szCs w:val="18"/>
                                  <w:highlight w:val="white"/>
                                  <w:rPrChange w:id="481" w:author="Nicole Zatorski" w:date="2025-09-26T21:44:00Z">
                                    <w:rPr>
                                      <w:color w:val="000000"/>
                                      <w:highlight w:val="white"/>
                                    </w:rPr>
                                  </w:rPrChange>
                                </w:rPr>
                                <w:t>0.578±0.048</w:t>
                              </w:r>
                            </w:ins>
                          </w:sdtContent>
                        </w:sdt>
                      </w:sdtContent>
                    </w:sdt>
                  </w:p>
                </w:sdtContent>
              </w:sdt>
            </w:tc>
            <w:tc>
              <w:tcPr>
                <w:tcW w:w="990"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311"/>
                  <w:id w:val="-138279495"/>
                </w:sdtPr>
                <w:sdtContent>
                  <w:p w14:paraId="00000094" w14:textId="77777777" w:rsidR="000F7A7E" w:rsidRPr="000F7A7E" w:rsidRDefault="00000000">
                    <w:pPr>
                      <w:jc w:val="center"/>
                      <w:rPr>
                        <w:ins w:id="482" w:author="Nicole Zatorski" w:date="2025-09-26T21:44:00Z"/>
                        <w:sz w:val="18"/>
                        <w:szCs w:val="18"/>
                        <w:highlight w:val="white"/>
                        <w:rPrChange w:id="483" w:author="Nicole Zatorski" w:date="2025-09-26T21:44:00Z">
                          <w:rPr>
                            <w:ins w:id="484" w:author="Nicole Zatorski" w:date="2025-09-26T21:44:00Z"/>
                            <w:color w:val="000000"/>
                            <w:highlight w:val="white"/>
                          </w:rPr>
                        </w:rPrChange>
                      </w:rPr>
                    </w:pPr>
                    <w:sdt>
                      <w:sdtPr>
                        <w:tag w:val="goog_rdk_309"/>
                        <w:id w:val="-1998880797"/>
                      </w:sdtPr>
                      <w:sdtContent>
                        <w:sdt>
                          <w:sdtPr>
                            <w:tag w:val="goog_rdk_310"/>
                            <w:id w:val="1599894661"/>
                          </w:sdtPr>
                          <w:sdtContent>
                            <w:ins w:id="485" w:author="Nicole Zatorski" w:date="2025-09-26T21:44:00Z">
                              <w:r>
                                <w:rPr>
                                  <w:sz w:val="18"/>
                                  <w:szCs w:val="18"/>
                                  <w:highlight w:val="white"/>
                                  <w:rPrChange w:id="486" w:author="Nicole Zatorski" w:date="2025-09-26T21:44:00Z">
                                    <w:rPr>
                                      <w:color w:val="000000"/>
                                      <w:highlight w:val="white"/>
                                    </w:rPr>
                                  </w:rPrChange>
                                </w:rPr>
                                <w:t>0.91±0.052</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314"/>
                  <w:id w:val="-1489151053"/>
                </w:sdtPr>
                <w:sdtContent>
                  <w:p w14:paraId="00000095" w14:textId="77777777" w:rsidR="000F7A7E" w:rsidRPr="000F7A7E" w:rsidRDefault="00000000">
                    <w:pPr>
                      <w:jc w:val="center"/>
                      <w:rPr>
                        <w:ins w:id="487" w:author="Nicole Zatorski" w:date="2025-09-26T21:44:00Z"/>
                        <w:sz w:val="18"/>
                        <w:szCs w:val="18"/>
                        <w:highlight w:val="white"/>
                        <w:rPrChange w:id="488" w:author="Nicole Zatorski" w:date="2025-09-26T21:44:00Z">
                          <w:rPr>
                            <w:ins w:id="489" w:author="Nicole Zatorski" w:date="2025-09-26T21:44:00Z"/>
                            <w:color w:val="000000"/>
                            <w:highlight w:val="white"/>
                          </w:rPr>
                        </w:rPrChange>
                      </w:rPr>
                    </w:pPr>
                    <w:sdt>
                      <w:sdtPr>
                        <w:tag w:val="goog_rdk_312"/>
                        <w:id w:val="542444665"/>
                      </w:sdtPr>
                      <w:sdtContent>
                        <w:sdt>
                          <w:sdtPr>
                            <w:tag w:val="goog_rdk_313"/>
                            <w:id w:val="1720566049"/>
                          </w:sdtPr>
                          <w:sdtContent>
                            <w:ins w:id="490" w:author="Nicole Zatorski" w:date="2025-09-26T21:44:00Z">
                              <w:r>
                                <w:rPr>
                                  <w:sz w:val="18"/>
                                  <w:szCs w:val="18"/>
                                  <w:highlight w:val="white"/>
                                  <w:rPrChange w:id="491" w:author="Nicole Zatorski" w:date="2025-09-26T21:44:00Z">
                                    <w:rPr>
                                      <w:color w:val="000000"/>
                                      <w:highlight w:val="white"/>
                                    </w:rPr>
                                  </w:rPrChange>
                                </w:rPr>
                                <w:t>0.292±0.146</w:t>
                              </w:r>
                            </w:ins>
                          </w:sdtContent>
                        </w:sdt>
                      </w:sdtContent>
                    </w:sdt>
                  </w:p>
                </w:sdtContent>
              </w:sdt>
            </w:tc>
          </w:tr>
        </w:sdtContent>
      </w:sdt>
      <w:sdt>
        <w:sdtPr>
          <w:tag w:val="goog_rdk_315"/>
          <w:id w:val="713908240"/>
        </w:sdtPr>
        <w:sdtContent>
          <w:tr w:rsidR="000F7A7E" w14:paraId="144305D0" w14:textId="77777777">
            <w:trPr>
              <w:trHeight w:val="1795"/>
              <w:ins w:id="492" w:author="Nicole Zatorski" w:date="2025-09-26T21:44:00Z"/>
            </w:trPr>
            <w:tc>
              <w:tcPr>
                <w:tcW w:w="2070" w:type="dxa"/>
                <w:tcBorders>
                  <w:top w:val="nil"/>
                  <w:left w:val="single" w:sz="6" w:space="0" w:color="000000"/>
                  <w:bottom w:val="single" w:sz="6" w:space="0" w:color="000000"/>
                  <w:right w:val="single" w:sz="6" w:space="0" w:color="000000"/>
                </w:tcBorders>
                <w:tcMar>
                  <w:top w:w="20" w:type="dxa"/>
                  <w:left w:w="20" w:type="dxa"/>
                  <w:bottom w:w="100" w:type="dxa"/>
                  <w:right w:w="20" w:type="dxa"/>
                </w:tcMar>
                <w:vAlign w:val="bottom"/>
              </w:tcPr>
              <w:sdt>
                <w:sdtPr>
                  <w:tag w:val="goog_rdk_319"/>
                  <w:id w:val="-1154538430"/>
                </w:sdtPr>
                <w:sdtContent>
                  <w:p w14:paraId="00000096" w14:textId="77777777" w:rsidR="000F7A7E" w:rsidRPr="000F7A7E" w:rsidRDefault="00000000">
                    <w:pPr>
                      <w:jc w:val="center"/>
                      <w:rPr>
                        <w:ins w:id="493" w:author="Nicole Zatorski" w:date="2025-09-26T21:44:00Z"/>
                        <w:sz w:val="18"/>
                        <w:szCs w:val="18"/>
                        <w:highlight w:val="white"/>
                        <w:rPrChange w:id="494" w:author="Nicole Zatorski" w:date="2025-09-26T21:44:00Z">
                          <w:rPr>
                            <w:ins w:id="495" w:author="Nicole Zatorski" w:date="2025-09-26T21:44:00Z"/>
                            <w:color w:val="000000"/>
                            <w:highlight w:val="white"/>
                          </w:rPr>
                        </w:rPrChange>
                      </w:rPr>
                    </w:pPr>
                    <w:sdt>
                      <w:sdtPr>
                        <w:tag w:val="goog_rdk_316"/>
                        <w:id w:val="-131908221"/>
                      </w:sdtPr>
                      <w:sdtContent>
                        <w:sdt>
                          <w:sdtPr>
                            <w:tag w:val="goog_rdk_317"/>
                            <w:id w:val="1261364943"/>
                          </w:sdtPr>
                          <w:sdtContent>
                            <w:ins w:id="496" w:author="Nicole Zatorski" w:date="2025-09-26T21:44:00Z">
                              <w:r>
                                <w:rPr>
                                  <w:sz w:val="18"/>
                                  <w:szCs w:val="18"/>
                                  <w:highlight w:val="white"/>
                                  <w:rPrChange w:id="497" w:author="Nicole Zatorski" w:date="2025-09-26T21:44:00Z">
                                    <w:rPr>
                                      <w:color w:val="000000"/>
                                      <w:highlight w:val="white"/>
                                    </w:rPr>
                                  </w:rPrChange>
                                </w:rPr>
                                <w:t>Multilayer Perceptron</w:t>
                              </w:r>
                            </w:ins>
                          </w:sdtContent>
                        </w:sdt>
                        <w:customXmlInsRangeStart w:id="498" w:author="Nicole Zatorski" w:date="2025-09-26T21:44:00Z"/>
                        <w:sdt>
                          <w:sdtPr>
                            <w:tag w:val="goog_rdk_318"/>
                            <w:id w:val="-1095254116"/>
                          </w:sdtPr>
                          <w:sdtContent>
                            <w:customXmlInsRangeEnd w:id="498"/>
                            <w:customXmlInsRangeStart w:id="499" w:author="Nicole Zatorski" w:date="2025-09-26T21:44:00Z"/>
                          </w:sdtContent>
                        </w:sdt>
                        <w:customXmlInsRangeEnd w:id="499"/>
                      </w:sdtContent>
                    </w:sdt>
                  </w:p>
                </w:sdtContent>
              </w:sdt>
            </w:tc>
            <w:tc>
              <w:tcPr>
                <w:tcW w:w="1320"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322"/>
                  <w:id w:val="-1925074541"/>
                </w:sdtPr>
                <w:sdtContent>
                  <w:p w14:paraId="00000097" w14:textId="77777777" w:rsidR="000F7A7E" w:rsidRPr="000F7A7E" w:rsidRDefault="00000000">
                    <w:pPr>
                      <w:jc w:val="center"/>
                      <w:rPr>
                        <w:ins w:id="500" w:author="Nicole Zatorski" w:date="2025-09-26T21:44:00Z"/>
                        <w:sz w:val="18"/>
                        <w:szCs w:val="18"/>
                        <w:highlight w:val="white"/>
                        <w:rPrChange w:id="501" w:author="Nicole Zatorski" w:date="2025-09-26T21:44:00Z">
                          <w:rPr>
                            <w:ins w:id="502" w:author="Nicole Zatorski" w:date="2025-09-26T21:44:00Z"/>
                            <w:color w:val="000000"/>
                            <w:highlight w:val="white"/>
                          </w:rPr>
                        </w:rPrChange>
                      </w:rPr>
                    </w:pPr>
                    <w:sdt>
                      <w:sdtPr>
                        <w:tag w:val="goog_rdk_320"/>
                        <w:id w:val="-1746885797"/>
                      </w:sdtPr>
                      <w:sdtContent>
                        <w:sdt>
                          <w:sdtPr>
                            <w:tag w:val="goog_rdk_321"/>
                            <w:id w:val="-382228963"/>
                          </w:sdtPr>
                          <w:sdtContent>
                            <w:ins w:id="503" w:author="Nicole Zatorski" w:date="2025-09-26T21:44:00Z">
                              <w:r>
                                <w:rPr>
                                  <w:sz w:val="18"/>
                                  <w:szCs w:val="18"/>
                                  <w:highlight w:val="white"/>
                                  <w:rPrChange w:id="504" w:author="Nicole Zatorski" w:date="2025-09-26T21:44:00Z">
                                    <w:rPr>
                                      <w:color w:val="000000"/>
                                      <w:highlight w:val="white"/>
                                    </w:rPr>
                                  </w:rPrChange>
                                </w:rPr>
                                <w:t>Outputs from models trained on features of protein targets, protein targets, molecular fingerprints, and drug features separately</w:t>
                              </w:r>
                            </w:ins>
                          </w:sdtContent>
                        </w:sdt>
                      </w:sdtContent>
                    </w:sdt>
                  </w:p>
                </w:sdtContent>
              </w:sdt>
              <w:sdt>
                <w:sdtPr>
                  <w:tag w:val="goog_rdk_325"/>
                  <w:id w:val="208717415"/>
                </w:sdtPr>
                <w:sdtContent>
                  <w:p w14:paraId="00000098" w14:textId="77777777" w:rsidR="000F7A7E" w:rsidRPr="000F7A7E" w:rsidRDefault="00000000">
                    <w:pPr>
                      <w:jc w:val="center"/>
                      <w:rPr>
                        <w:ins w:id="505" w:author="Nicole Zatorski" w:date="2025-09-26T21:44:00Z"/>
                        <w:sz w:val="18"/>
                        <w:szCs w:val="18"/>
                        <w:highlight w:val="white"/>
                        <w:rPrChange w:id="506" w:author="Nicole Zatorski" w:date="2025-09-26T21:44:00Z">
                          <w:rPr>
                            <w:ins w:id="507" w:author="Nicole Zatorski" w:date="2025-09-26T21:44:00Z"/>
                            <w:color w:val="000000"/>
                            <w:highlight w:val="white"/>
                          </w:rPr>
                        </w:rPrChange>
                      </w:rPr>
                    </w:pPr>
                    <w:sdt>
                      <w:sdtPr>
                        <w:tag w:val="goog_rdk_323"/>
                        <w:id w:val="-1182056961"/>
                      </w:sdtPr>
                      <w:sdtContent>
                        <w:sdt>
                          <w:sdtPr>
                            <w:tag w:val="goog_rdk_324"/>
                            <w:id w:val="-1766376428"/>
                          </w:sdtPr>
                          <w:sdtContent>
                            <w:ins w:id="508" w:author="Nicole Zatorski" w:date="2025-09-26T21:44:00Z">
                              <w:r>
                                <w:rPr>
                                  <w:sz w:val="18"/>
                                  <w:szCs w:val="18"/>
                                  <w:highlight w:val="white"/>
                                  <w:rPrChange w:id="509" w:author="Nicole Zatorski" w:date="2025-09-26T21:44:00Z">
                                    <w:rPr>
                                      <w:color w:val="000000"/>
                                      <w:highlight w:val="white"/>
                                    </w:rPr>
                                  </w:rPrChange>
                                </w:rPr>
                                <w:t>(tested on set 2)</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328"/>
                  <w:id w:val="-2064395735"/>
                </w:sdtPr>
                <w:sdtContent>
                  <w:p w14:paraId="00000099" w14:textId="77777777" w:rsidR="000F7A7E" w:rsidRPr="000F7A7E" w:rsidRDefault="00000000">
                    <w:pPr>
                      <w:jc w:val="center"/>
                      <w:rPr>
                        <w:ins w:id="510" w:author="Nicole Zatorski" w:date="2025-09-26T21:44:00Z"/>
                        <w:sz w:val="18"/>
                        <w:szCs w:val="18"/>
                        <w:highlight w:val="white"/>
                        <w:rPrChange w:id="511" w:author="Nicole Zatorski" w:date="2025-09-26T21:44:00Z">
                          <w:rPr>
                            <w:ins w:id="512" w:author="Nicole Zatorski" w:date="2025-09-26T21:44:00Z"/>
                            <w:color w:val="000000"/>
                            <w:highlight w:val="white"/>
                          </w:rPr>
                        </w:rPrChange>
                      </w:rPr>
                    </w:pPr>
                    <w:sdt>
                      <w:sdtPr>
                        <w:tag w:val="goog_rdk_326"/>
                        <w:id w:val="914440666"/>
                      </w:sdtPr>
                      <w:sdtContent>
                        <w:sdt>
                          <w:sdtPr>
                            <w:tag w:val="goog_rdk_327"/>
                            <w:id w:val="-1108561147"/>
                          </w:sdtPr>
                          <w:sdtContent>
                            <w:ins w:id="513" w:author="Nicole Zatorski" w:date="2025-09-26T21:44:00Z">
                              <w:r>
                                <w:rPr>
                                  <w:sz w:val="18"/>
                                  <w:szCs w:val="18"/>
                                  <w:highlight w:val="white"/>
                                  <w:rPrChange w:id="514" w:author="Nicole Zatorski" w:date="2025-09-26T21:44:00Z">
                                    <w:rPr>
                                      <w:color w:val="000000"/>
                                      <w:highlight w:val="white"/>
                                    </w:rPr>
                                  </w:rPrChange>
                                </w:rPr>
                                <w:t>0.885±0.091</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331"/>
                  <w:id w:val="-1435882982"/>
                </w:sdtPr>
                <w:sdtContent>
                  <w:p w14:paraId="0000009A" w14:textId="77777777" w:rsidR="000F7A7E" w:rsidRPr="000F7A7E" w:rsidRDefault="00000000">
                    <w:pPr>
                      <w:jc w:val="center"/>
                      <w:rPr>
                        <w:ins w:id="515" w:author="Nicole Zatorski" w:date="2025-09-26T21:44:00Z"/>
                        <w:sz w:val="18"/>
                        <w:szCs w:val="18"/>
                        <w:highlight w:val="white"/>
                        <w:rPrChange w:id="516" w:author="Nicole Zatorski" w:date="2025-09-26T21:44:00Z">
                          <w:rPr>
                            <w:ins w:id="517" w:author="Nicole Zatorski" w:date="2025-09-26T21:44:00Z"/>
                            <w:color w:val="000000"/>
                            <w:highlight w:val="white"/>
                          </w:rPr>
                        </w:rPrChange>
                      </w:rPr>
                    </w:pPr>
                    <w:sdt>
                      <w:sdtPr>
                        <w:tag w:val="goog_rdk_329"/>
                        <w:id w:val="-706521860"/>
                      </w:sdtPr>
                      <w:sdtContent>
                        <w:sdt>
                          <w:sdtPr>
                            <w:tag w:val="goog_rdk_330"/>
                            <w:id w:val="-1197455808"/>
                          </w:sdtPr>
                          <w:sdtContent>
                            <w:ins w:id="518" w:author="Nicole Zatorski" w:date="2025-09-26T21:44:00Z">
                              <w:r>
                                <w:rPr>
                                  <w:sz w:val="18"/>
                                  <w:szCs w:val="18"/>
                                  <w:highlight w:val="white"/>
                                  <w:rPrChange w:id="519" w:author="Nicole Zatorski" w:date="2025-09-26T21:44:00Z">
                                    <w:rPr>
                                      <w:color w:val="000000"/>
                                      <w:highlight w:val="white"/>
                                    </w:rPr>
                                  </w:rPrChange>
                                </w:rPr>
                                <w:t>0.885±0.091</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334"/>
                  <w:id w:val="1969484554"/>
                </w:sdtPr>
                <w:sdtContent>
                  <w:p w14:paraId="0000009B" w14:textId="77777777" w:rsidR="000F7A7E" w:rsidRPr="000F7A7E" w:rsidRDefault="00000000">
                    <w:pPr>
                      <w:jc w:val="center"/>
                      <w:rPr>
                        <w:ins w:id="520" w:author="Nicole Zatorski" w:date="2025-09-26T21:44:00Z"/>
                        <w:sz w:val="18"/>
                        <w:szCs w:val="18"/>
                        <w:highlight w:val="white"/>
                        <w:rPrChange w:id="521" w:author="Nicole Zatorski" w:date="2025-09-26T21:44:00Z">
                          <w:rPr>
                            <w:ins w:id="522" w:author="Nicole Zatorski" w:date="2025-09-26T21:44:00Z"/>
                            <w:color w:val="000000"/>
                            <w:highlight w:val="white"/>
                          </w:rPr>
                        </w:rPrChange>
                      </w:rPr>
                    </w:pPr>
                    <w:sdt>
                      <w:sdtPr>
                        <w:tag w:val="goog_rdk_332"/>
                        <w:id w:val="-1930460344"/>
                      </w:sdtPr>
                      <w:sdtContent>
                        <w:sdt>
                          <w:sdtPr>
                            <w:tag w:val="goog_rdk_333"/>
                            <w:id w:val="1647286165"/>
                          </w:sdtPr>
                          <w:sdtContent>
                            <w:ins w:id="523" w:author="Nicole Zatorski" w:date="2025-09-26T21:44:00Z">
                              <w:r>
                                <w:rPr>
                                  <w:sz w:val="18"/>
                                  <w:szCs w:val="18"/>
                                  <w:highlight w:val="white"/>
                                  <w:rPrChange w:id="524" w:author="Nicole Zatorski" w:date="2025-09-26T21:44:00Z">
                                    <w:rPr>
                                      <w:color w:val="000000"/>
                                      <w:highlight w:val="white"/>
                                    </w:rPr>
                                  </w:rPrChange>
                                </w:rPr>
                                <w:t>0.879±0.103</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337"/>
                  <w:id w:val="-722495225"/>
                </w:sdtPr>
                <w:sdtContent>
                  <w:p w14:paraId="0000009C" w14:textId="77777777" w:rsidR="000F7A7E" w:rsidRPr="000F7A7E" w:rsidRDefault="00000000">
                    <w:pPr>
                      <w:jc w:val="center"/>
                      <w:rPr>
                        <w:ins w:id="525" w:author="Nicole Zatorski" w:date="2025-09-26T21:44:00Z"/>
                        <w:sz w:val="18"/>
                        <w:szCs w:val="18"/>
                        <w:highlight w:val="white"/>
                        <w:rPrChange w:id="526" w:author="Nicole Zatorski" w:date="2025-09-26T21:44:00Z">
                          <w:rPr>
                            <w:ins w:id="527" w:author="Nicole Zatorski" w:date="2025-09-26T21:44:00Z"/>
                            <w:color w:val="000000"/>
                            <w:highlight w:val="white"/>
                          </w:rPr>
                        </w:rPrChange>
                      </w:rPr>
                    </w:pPr>
                    <w:sdt>
                      <w:sdtPr>
                        <w:tag w:val="goog_rdk_335"/>
                        <w:id w:val="-448946805"/>
                      </w:sdtPr>
                      <w:sdtContent>
                        <w:sdt>
                          <w:sdtPr>
                            <w:tag w:val="goog_rdk_336"/>
                            <w:id w:val="300721160"/>
                          </w:sdtPr>
                          <w:sdtContent>
                            <w:ins w:id="528" w:author="Nicole Zatorski" w:date="2025-09-26T21:44:00Z">
                              <w:r>
                                <w:rPr>
                                  <w:sz w:val="18"/>
                                  <w:szCs w:val="18"/>
                                  <w:highlight w:val="white"/>
                                  <w:rPrChange w:id="529" w:author="Nicole Zatorski" w:date="2025-09-26T21:44:00Z">
                                    <w:rPr>
                                      <w:color w:val="000000"/>
                                      <w:highlight w:val="white"/>
                                    </w:rPr>
                                  </w:rPrChange>
                                </w:rPr>
                                <w:t>0.906±0.094</w:t>
                              </w:r>
                            </w:ins>
                          </w:sdtContent>
                        </w:sdt>
                      </w:sdtContent>
                    </w:sdt>
                  </w:p>
                </w:sdtContent>
              </w:sdt>
            </w:tc>
            <w:tc>
              <w:tcPr>
                <w:tcW w:w="990"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340"/>
                  <w:id w:val="1512953676"/>
                </w:sdtPr>
                <w:sdtContent>
                  <w:p w14:paraId="0000009D" w14:textId="77777777" w:rsidR="000F7A7E" w:rsidRPr="000F7A7E" w:rsidRDefault="00000000">
                    <w:pPr>
                      <w:jc w:val="center"/>
                      <w:rPr>
                        <w:ins w:id="530" w:author="Nicole Zatorski" w:date="2025-09-26T21:44:00Z"/>
                        <w:sz w:val="18"/>
                        <w:szCs w:val="18"/>
                        <w:highlight w:val="white"/>
                        <w:rPrChange w:id="531" w:author="Nicole Zatorski" w:date="2025-09-26T21:44:00Z">
                          <w:rPr>
                            <w:ins w:id="532" w:author="Nicole Zatorski" w:date="2025-09-26T21:44:00Z"/>
                            <w:color w:val="000000"/>
                            <w:highlight w:val="white"/>
                          </w:rPr>
                        </w:rPrChange>
                      </w:rPr>
                    </w:pPr>
                    <w:sdt>
                      <w:sdtPr>
                        <w:tag w:val="goog_rdk_338"/>
                        <w:id w:val="-2038782986"/>
                      </w:sdtPr>
                      <w:sdtContent>
                        <w:sdt>
                          <w:sdtPr>
                            <w:tag w:val="goog_rdk_339"/>
                            <w:id w:val="456802541"/>
                          </w:sdtPr>
                          <w:sdtContent>
                            <w:ins w:id="533" w:author="Nicole Zatorski" w:date="2025-09-26T21:44:00Z">
                              <w:r>
                                <w:rPr>
                                  <w:sz w:val="18"/>
                                  <w:szCs w:val="18"/>
                                  <w:highlight w:val="white"/>
                                  <w:rPrChange w:id="534" w:author="Nicole Zatorski" w:date="2025-09-26T21:44:00Z">
                                    <w:rPr>
                                      <w:color w:val="000000"/>
                                      <w:highlight w:val="white"/>
                                    </w:rPr>
                                  </w:rPrChange>
                                </w:rPr>
                                <w:t>0.86±0.126</w:t>
                              </w:r>
                            </w:ins>
                          </w:sdtContent>
                        </w:sdt>
                      </w:sdtContent>
                    </w:sdt>
                  </w:p>
                </w:sdtContent>
              </w:sdt>
            </w:tc>
            <w:tc>
              <w:tcPr>
                <w:tcW w:w="1005" w:type="dxa"/>
                <w:tcBorders>
                  <w:top w:val="nil"/>
                  <w:left w:val="nil"/>
                  <w:bottom w:val="single" w:sz="6" w:space="0" w:color="000000"/>
                  <w:right w:val="single" w:sz="6" w:space="0" w:color="000000"/>
                </w:tcBorders>
                <w:tcMar>
                  <w:top w:w="20" w:type="dxa"/>
                  <w:left w:w="20" w:type="dxa"/>
                  <w:bottom w:w="100" w:type="dxa"/>
                  <w:right w:w="20" w:type="dxa"/>
                </w:tcMar>
                <w:vAlign w:val="bottom"/>
              </w:tcPr>
              <w:sdt>
                <w:sdtPr>
                  <w:tag w:val="goog_rdk_343"/>
                  <w:id w:val="36590209"/>
                </w:sdtPr>
                <w:sdtContent>
                  <w:p w14:paraId="0000009E" w14:textId="77777777" w:rsidR="000F7A7E" w:rsidRPr="000F7A7E" w:rsidRDefault="00000000">
                    <w:pPr>
                      <w:jc w:val="center"/>
                      <w:rPr>
                        <w:ins w:id="535" w:author="Nicole Zatorski" w:date="2025-09-26T21:44:00Z"/>
                        <w:sz w:val="18"/>
                        <w:szCs w:val="18"/>
                        <w:highlight w:val="white"/>
                        <w:rPrChange w:id="536" w:author="Nicole Zatorski" w:date="2025-09-26T21:44:00Z">
                          <w:rPr>
                            <w:ins w:id="537" w:author="Nicole Zatorski" w:date="2025-09-26T21:44:00Z"/>
                            <w:color w:val="000000"/>
                            <w:highlight w:val="white"/>
                          </w:rPr>
                        </w:rPrChange>
                      </w:rPr>
                    </w:pPr>
                    <w:sdt>
                      <w:sdtPr>
                        <w:tag w:val="goog_rdk_341"/>
                        <w:id w:val="-1904917767"/>
                      </w:sdtPr>
                      <w:sdtContent>
                        <w:sdt>
                          <w:sdtPr>
                            <w:tag w:val="goog_rdk_342"/>
                            <w:id w:val="394800696"/>
                          </w:sdtPr>
                          <w:sdtContent>
                            <w:ins w:id="538" w:author="Nicole Zatorski" w:date="2025-09-26T21:44:00Z">
                              <w:r>
                                <w:rPr>
                                  <w:sz w:val="18"/>
                                  <w:szCs w:val="18"/>
                                  <w:highlight w:val="white"/>
                                  <w:rPrChange w:id="539" w:author="Nicole Zatorski" w:date="2025-09-26T21:44:00Z">
                                    <w:rPr>
                                      <w:color w:val="000000"/>
                                      <w:highlight w:val="white"/>
                                    </w:rPr>
                                  </w:rPrChange>
                                </w:rPr>
                                <w:t>0.775±0.178</w:t>
                              </w:r>
                            </w:ins>
                          </w:sdtContent>
                        </w:sdt>
                      </w:sdtContent>
                    </w:sdt>
                  </w:p>
                </w:sdtContent>
              </w:sdt>
            </w:tc>
          </w:tr>
        </w:sdtContent>
      </w:sdt>
    </w:tbl>
    <w:sdt>
      <w:sdtPr>
        <w:tag w:val="goog_rdk_354"/>
        <w:id w:val="1032602802"/>
      </w:sdtPr>
      <w:sdtContent>
        <w:p w14:paraId="0000009F" w14:textId="01272DA9" w:rsidR="000F7A7E" w:rsidRPr="000F7A7E" w:rsidRDefault="00000000">
          <w:pPr>
            <w:spacing w:line="480" w:lineRule="auto"/>
            <w:jc w:val="both"/>
            <w:rPr>
              <w:ins w:id="540" w:author="Nicole Zatorski" w:date="2025-09-26T21:44:00Z"/>
              <w:highlight w:val="white"/>
              <w:rPrChange w:id="541" w:author="Nicole Zatorski" w:date="2025-09-26T21:44:00Z">
                <w:rPr>
                  <w:ins w:id="542" w:author="Nicole Zatorski" w:date="2025-09-26T21:44:00Z"/>
                  <w:color w:val="000000"/>
                  <w:highlight w:val="white"/>
                </w:rPr>
              </w:rPrChange>
            </w:rPr>
          </w:pPr>
          <w:sdt>
            <w:sdtPr>
              <w:tag w:val="goog_rdk_344"/>
              <w:id w:val="-527387016"/>
            </w:sdtPr>
            <w:sdtContent>
              <w:sdt>
                <w:sdtPr>
                  <w:tag w:val="goog_rdk_345"/>
                  <w:id w:val="839841446"/>
                </w:sdtPr>
                <w:sdtContent>
                  <w:commentRangeStart w:id="543"/>
                </w:sdtContent>
              </w:sdt>
              <w:customXmlInsRangeStart w:id="544" w:author="Nicole Zatorski" w:date="2025-09-26T21:44:00Z"/>
              <w:sdt>
                <w:sdtPr>
                  <w:tag w:val="goog_rdk_346"/>
                  <w:id w:val="-929644695"/>
                </w:sdtPr>
                <w:sdtContent>
                  <w:customXmlInsRangeEnd w:id="544"/>
                  <w:ins w:id="545" w:author="Nicole Zatorski" w:date="2025-09-26T21:44:00Z">
                    <w:r>
                      <w:rPr>
                        <w:rFonts w:ascii="Times" w:eastAsia="Times" w:hAnsi="Times" w:cs="Times"/>
                        <w:b/>
                        <w:bCs/>
                        <w:sz w:val="20"/>
                        <w:szCs w:val="20"/>
                        <w:highlight w:val="white"/>
                        <w:rPrChange w:id="546" w:author="Nicole Zatorski" w:date="2025-09-26T21:44:00Z">
                          <w:rPr>
                            <w:color w:val="000000"/>
                            <w:highlight w:val="white"/>
                          </w:rPr>
                        </w:rPrChange>
                      </w:rPr>
                      <w:t>Table 2. Performance for each of the top scoring models for the withdrawn drug predictor.</w:t>
                    </w:r>
                  </w:ins>
                  <w:customXmlInsRangeStart w:id="547" w:author="Nicole Zatorski" w:date="2025-09-26T21:44:00Z"/>
                </w:sdtContent>
              </w:sdt>
              <w:customXmlInsRangeEnd w:id="547"/>
              <w:customXmlInsRangeStart w:id="548" w:author="Nicole Zatorski" w:date="2025-09-26T21:44:00Z"/>
              <w:sdt>
                <w:sdtPr>
                  <w:tag w:val="goog_rdk_347"/>
                  <w:id w:val="1977136883"/>
                </w:sdtPr>
                <w:sdtContent>
                  <w:customXmlInsRangeEnd w:id="548"/>
                  <w:ins w:id="549" w:author="Nicole Zatorski" w:date="2025-09-26T21:44:00Z">
                    <w:r>
                      <w:rPr>
                        <w:rFonts w:ascii="Times" w:eastAsia="Times" w:hAnsi="Times" w:cs="Times"/>
                        <w:sz w:val="20"/>
                        <w:szCs w:val="20"/>
                        <w:highlight w:val="white"/>
                        <w:rPrChange w:id="550" w:author="Nicole Zatorski" w:date="2025-09-26T21:44:00Z">
                          <w:rPr>
                            <w:color w:val="000000"/>
                            <w:highlight w:val="white"/>
                          </w:rPr>
                        </w:rPrChange>
                      </w:rPr>
                      <w:t xml:space="preserve">  The Algorithm column </w:t>
                    </w:r>
                  </w:ins>
                  <w:customXmlInsRangeStart w:id="551" w:author="Nicole Zatorski" w:date="2025-09-26T21:44:00Z"/>
                </w:sdtContent>
              </w:sdt>
              <w:customXmlInsRangeEnd w:id="551"/>
              <w:customXmlInsRangeStart w:id="552" w:author="Nicole Zatorski" w:date="2025-09-26T21:44:00Z"/>
              <w:sdt>
                <w:sdtPr>
                  <w:tag w:val="goog_rdk_348"/>
                  <w:id w:val="-881205381"/>
                </w:sdtPr>
                <w:sdtContent>
                  <w:customXmlInsRangeEnd w:id="552"/>
                  <w:ins w:id="553" w:author="Nicole Zatorski" w:date="2025-09-26T21:44:00Z">
                    <w:r>
                      <w:rPr>
                        <w:rFonts w:ascii="Times" w:eastAsia="Times" w:hAnsi="Times" w:cs="Times"/>
                        <w:sz w:val="20"/>
                        <w:szCs w:val="20"/>
                        <w:highlight w:val="white"/>
                        <w:rPrChange w:id="554" w:author="Nicole Zatorski" w:date="2025-09-26T21:44:00Z">
                          <w:rPr>
                            <w:color w:val="000000"/>
                            <w:highlight w:val="white"/>
                          </w:rPr>
                        </w:rPrChange>
                      </w:rPr>
                      <w:t>contains</w:t>
                    </w:r>
                  </w:ins>
                  <w:customXmlInsRangeStart w:id="555" w:author="Nicole Zatorski" w:date="2025-09-26T21:44:00Z"/>
                </w:sdtContent>
              </w:sdt>
              <w:customXmlInsRangeEnd w:id="555"/>
              <w:customXmlInsRangeStart w:id="556" w:author="Nicole Zatorski" w:date="2025-09-26T21:44:00Z"/>
              <w:sdt>
                <w:sdtPr>
                  <w:tag w:val="goog_rdk_349"/>
                  <w:id w:val="-1442034601"/>
                </w:sdtPr>
                <w:sdtContent>
                  <w:customXmlInsRangeEnd w:id="556"/>
                  <w:ins w:id="557" w:author="Nicole Zatorski" w:date="2025-09-26T21:44:00Z">
                    <w:r>
                      <w:rPr>
                        <w:rFonts w:ascii="Times" w:eastAsia="Times" w:hAnsi="Times" w:cs="Times"/>
                        <w:sz w:val="20"/>
                        <w:szCs w:val="20"/>
                        <w:highlight w:val="white"/>
                        <w:rPrChange w:id="558" w:author="Nicole Zatorski" w:date="2025-09-26T21:44:00Z">
                          <w:rPr>
                            <w:color w:val="000000"/>
                            <w:highlight w:val="white"/>
                          </w:rPr>
                        </w:rPrChange>
                      </w:rPr>
                      <w:t xml:space="preserve"> the optimal model with hyperparameters tuned using TPOT (Methods) </w:t>
                    </w:r>
                  </w:ins>
                  <w:customXmlInsRangeStart w:id="559" w:author="Nicole Zatorski" w:date="2025-09-26T21:44:00Z"/>
                </w:sdtContent>
              </w:sdt>
              <w:customXmlInsRangeEnd w:id="559"/>
              <w:customXmlInsRangeStart w:id="560" w:author="Nicole Zatorski" w:date="2025-09-26T21:44:00Z"/>
              <w:sdt>
                <w:sdtPr>
                  <w:tag w:val="goog_rdk_350"/>
                  <w:id w:val="-1143563150"/>
                </w:sdtPr>
                <w:sdtContent>
                  <w:customXmlInsRangeEnd w:id="560"/>
                  <w:ins w:id="561" w:author="Nicole Zatorski" w:date="2025-09-26T21:44:00Z">
                    <w:r>
                      <w:rPr>
                        <w:rFonts w:ascii="Times" w:eastAsia="Times" w:hAnsi="Times" w:cs="Times"/>
                        <w:sz w:val="20"/>
                        <w:szCs w:val="20"/>
                        <w:highlight w:val="white"/>
                        <w:rPrChange w:id="562" w:author="Nicole Zatorski" w:date="2025-09-26T21:44:00Z">
                          <w:rPr>
                            <w:color w:val="000000"/>
                            <w:highlight w:val="white"/>
                          </w:rPr>
                        </w:rPrChange>
                      </w:rPr>
                      <w:t xml:space="preserve">for each data type. The Data column refers to the data set used to train the model. The first row represents an algorithm trained on all data types </w:t>
                    </w:r>
                  </w:ins>
                  <w:customXmlInsRangeStart w:id="563" w:author="Nicole Zatorski" w:date="2025-09-26T21:44:00Z"/>
                </w:sdtContent>
              </w:sdt>
              <w:customXmlInsRangeEnd w:id="563"/>
              <w:customXmlInsRangeStart w:id="564" w:author="Nicole Zatorski" w:date="2025-09-26T21:44:00Z"/>
              <w:sdt>
                <w:sdtPr>
                  <w:tag w:val="goog_rdk_351"/>
                  <w:id w:val="-141654925"/>
                </w:sdtPr>
                <w:sdtContent>
                  <w:customXmlInsRangeEnd w:id="564"/>
                  <w:ins w:id="565" w:author="Nicole Zatorski" w:date="2025-09-26T21:44:00Z">
                    <w:r>
                      <w:rPr>
                        <w:rFonts w:ascii="Times" w:eastAsia="Times" w:hAnsi="Times" w:cs="Times"/>
                        <w:sz w:val="20"/>
                        <w:szCs w:val="20"/>
                        <w:highlight w:val="white"/>
                        <w:rPrChange w:id="566" w:author="Nicole Zatorski" w:date="2025-09-26T21:44:00Z">
                          <w:rPr>
                            <w:color w:val="000000"/>
                            <w:highlight w:val="white"/>
                          </w:rPr>
                        </w:rPrChange>
                      </w:rPr>
                      <w:t>concatenated</w:t>
                    </w:r>
                  </w:ins>
                  <w:customXmlInsRangeStart w:id="567" w:author="Nicole Zatorski" w:date="2025-09-26T21:44:00Z"/>
                </w:sdtContent>
              </w:sdt>
              <w:customXmlInsRangeEnd w:id="567"/>
              <w:customXmlInsRangeStart w:id="568" w:author="Nicole Zatorski" w:date="2025-09-26T21:44:00Z"/>
              <w:sdt>
                <w:sdtPr>
                  <w:tag w:val="goog_rdk_352"/>
                  <w:id w:val="1740384859"/>
                </w:sdtPr>
                <w:sdtContent>
                  <w:customXmlInsRangeEnd w:id="568"/>
                  <w:ins w:id="569" w:author="Nicole Zatorski" w:date="2025-09-26T21:44:00Z">
                    <w:r>
                      <w:rPr>
                        <w:rFonts w:ascii="Times" w:eastAsia="Times" w:hAnsi="Times" w:cs="Times"/>
                        <w:sz w:val="20"/>
                        <w:szCs w:val="20"/>
                        <w:highlight w:val="white"/>
                        <w:rPrChange w:id="570" w:author="Nicole Zatorski" w:date="2025-09-26T21:44:00Z">
                          <w:rPr>
                            <w:color w:val="000000"/>
                            <w:highlight w:val="white"/>
                          </w:rPr>
                        </w:rPrChange>
                      </w:rPr>
                      <w:t xml:space="preserve"> together. The last row represents the performance of the ensemble predictor trained on the output of each of the other models trained separately on features of protein targets, molecular fingerprints, drug features, and protein </w:t>
                    </w:r>
                    <w:r>
                      <w:rPr>
                        <w:rFonts w:ascii="Times" w:eastAsia="Times" w:hAnsi="Times" w:cs="Times"/>
                        <w:sz w:val="20"/>
                        <w:szCs w:val="20"/>
                        <w:highlight w:val="white"/>
                        <w:rPrChange w:id="571" w:author="Nicole Zatorski" w:date="2025-09-26T21:44:00Z">
                          <w:rPr>
                            <w:color w:val="000000"/>
                            <w:highlight w:val="white"/>
                          </w:rPr>
                        </w:rPrChange>
                      </w:rPr>
                      <w:lastRenderedPageBreak/>
                      <w:t>targets. All performance metrics are calculated with 10 fold cross validation and the same test sets were used to evaluate each model.</w:t>
                    </w:r>
                  </w:ins>
                  <w:customXmlInsRangeStart w:id="572" w:author="Nicole Zatorski" w:date="2025-09-26T21:44:00Z"/>
                </w:sdtContent>
              </w:sdt>
              <w:customXmlInsRangeEnd w:id="572"/>
              <w:commentRangeEnd w:id="543"/>
              <w:ins w:id="573" w:author="Nicole Zatorski" w:date="2025-09-26T21:44:00Z">
                <w:r>
                  <w:rPr>
                    <w:rStyle w:val="CommentReference"/>
                    <w:sz w:val="24"/>
                    <w:szCs w:val="24"/>
                  </w:rPr>
                  <w:commentReference w:id="543"/>
                </w:r>
              </w:ins>
              <w:customXmlInsRangeStart w:id="574" w:author="Nicole Zatorski" w:date="2025-09-26T21:44:00Z"/>
              <w:sdt>
                <w:sdtPr>
                  <w:tag w:val="goog_rdk_353"/>
                  <w:id w:val="1441643188"/>
                  <w:showingPlcHdr/>
                </w:sdtPr>
                <w:sdtContent>
                  <w:customXmlInsRangeEnd w:id="574"/>
                  <w:r w:rsidR="00185579">
                    <w:t xml:space="preserve">     </w:t>
                  </w:r>
                  <w:customXmlInsRangeStart w:id="575" w:author="Nicole Zatorski" w:date="2025-09-26T21:44:00Z"/>
                </w:sdtContent>
              </w:sdt>
              <w:customXmlInsRangeEnd w:id="575"/>
            </w:sdtContent>
          </w:sdt>
        </w:p>
      </w:sdtContent>
    </w:sdt>
    <w:sdt>
      <w:sdtPr>
        <w:tag w:val="goog_rdk_357"/>
        <w:id w:val="-150634975"/>
      </w:sdtPr>
      <w:sdtContent>
        <w:p w14:paraId="000000A0" w14:textId="77777777" w:rsidR="000F7A7E" w:rsidRPr="000F7A7E" w:rsidRDefault="00000000">
          <w:pPr>
            <w:spacing w:line="480" w:lineRule="auto"/>
            <w:jc w:val="both"/>
            <w:rPr>
              <w:ins w:id="576" w:author="Nicole Zatorski" w:date="2025-09-26T21:44:00Z"/>
              <w:highlight w:val="white"/>
              <w:rPrChange w:id="577" w:author="Nicole Zatorski" w:date="2025-09-26T21:44:00Z">
                <w:rPr>
                  <w:ins w:id="578" w:author="Nicole Zatorski" w:date="2025-09-26T21:44:00Z"/>
                  <w:color w:val="000000"/>
                  <w:highlight w:val="white"/>
                </w:rPr>
              </w:rPrChange>
            </w:rPr>
          </w:pPr>
          <w:sdt>
            <w:sdtPr>
              <w:tag w:val="goog_rdk_355"/>
              <w:id w:val="-1091509072"/>
            </w:sdtPr>
            <w:sdtContent>
              <w:sdt>
                <w:sdtPr>
                  <w:tag w:val="goog_rdk_356"/>
                  <w:id w:val="1030136793"/>
                </w:sdtPr>
                <w:sdtContent/>
              </w:sdt>
            </w:sdtContent>
          </w:sdt>
        </w:p>
      </w:sdtContent>
    </w:sdt>
    <w:p w14:paraId="000000A1" w14:textId="77777777" w:rsidR="000F7A7E" w:rsidRDefault="00000000">
      <w:pPr>
        <w:spacing w:line="480" w:lineRule="auto"/>
        <w:jc w:val="both"/>
        <w:rPr>
          <w:highlight w:val="white"/>
        </w:rPr>
      </w:pPr>
      <w:r>
        <w:rPr>
          <w:color w:val="000000"/>
          <w:highlight w:val="white"/>
        </w:rPr>
        <w:t xml:space="preserve">Overall accuracy of this </w:t>
      </w:r>
      <w:sdt>
        <w:sdtPr>
          <w:tag w:val="goog_rdk_358"/>
          <w:id w:val="-722859843"/>
        </w:sdtPr>
        <w:sdtContent>
          <w:sdt>
            <w:sdtPr>
              <w:tag w:val="goog_rdk_359"/>
              <w:id w:val="1302831720"/>
            </w:sdtPr>
            <w:sdtContent>
              <w:ins w:id="579" w:author="Nicole Zatorski" w:date="2025-09-26T22:40:00Z">
                <w:r>
                  <w:rPr>
                    <w:highlight w:val="white"/>
                    <w:rPrChange w:id="580" w:author="Nicole Zatorski" w:date="2025-09-26T22:40:00Z">
                      <w:rPr>
                        <w:color w:val="000000"/>
                        <w:highlight w:val="white"/>
                      </w:rPr>
                    </w:rPrChange>
                  </w:rPr>
                  <w:t xml:space="preserve">multilayer perceptron </w:t>
                </w:r>
              </w:ins>
            </w:sdtContent>
          </w:sdt>
        </w:sdtContent>
      </w:sdt>
      <w:sdt>
        <w:sdtPr>
          <w:tag w:val="goog_rdk_360"/>
          <w:id w:val="-722045790"/>
        </w:sdtPr>
        <w:sdtContent>
          <w:sdt>
            <w:sdtPr>
              <w:tag w:val="goog_rdk_361"/>
              <w:id w:val="-1548705988"/>
            </w:sdtPr>
            <w:sdtContent>
              <w:del w:id="581" w:author="Nicole Zatorski" w:date="2025-09-26T22:40:00Z">
                <w:r>
                  <w:rPr>
                    <w:highlight w:val="white"/>
                    <w:rPrChange w:id="582" w:author="Nicole Zatorski" w:date="2025-09-26T22:40:00Z">
                      <w:rPr>
                        <w:color w:val="000000"/>
                        <w:highlight w:val="white"/>
                      </w:rPr>
                    </w:rPrChange>
                  </w:rPr>
                  <w:delText>K nearest neighbor</w:delText>
                </w:r>
              </w:del>
            </w:sdtContent>
          </w:sdt>
        </w:sdtContent>
      </w:sdt>
      <w:r>
        <w:rPr>
          <w:color w:val="000000"/>
          <w:highlight w:val="white"/>
        </w:rPr>
        <w:t xml:space="preserve"> classifier on the </w:t>
      </w:r>
      <w:sdt>
        <w:sdtPr>
          <w:tag w:val="goog_rdk_362"/>
          <w:id w:val="-239751852"/>
        </w:sdtPr>
        <w:sdtContent>
          <w:del w:id="583" w:author="Nicole Zatorski, M.D., Ph.D." w:date="2025-09-14T19:07:00Z">
            <w:r>
              <w:rPr>
                <w:color w:val="000000"/>
                <w:highlight w:val="white"/>
              </w:rPr>
              <w:delText xml:space="preserve">balanced </w:delText>
            </w:r>
          </w:del>
        </w:sdtContent>
      </w:sdt>
      <w:r>
        <w:rPr>
          <w:color w:val="000000"/>
          <w:highlight w:val="white"/>
        </w:rPr>
        <w:t xml:space="preserve">test data set was </w:t>
      </w:r>
      <w:sdt>
        <w:sdtPr>
          <w:tag w:val="goog_rdk_363"/>
          <w:id w:val="120368000"/>
        </w:sdtPr>
        <w:sdtContent>
          <w:sdt>
            <w:sdtPr>
              <w:tag w:val="goog_rdk_364"/>
              <w:id w:val="-1825802148"/>
            </w:sdtPr>
            <w:sdtContent>
              <w:ins w:id="584" w:author="Nicole Zatorski" w:date="2025-09-26T22:40:00Z">
                <w:r>
                  <w:rPr>
                    <w:highlight w:val="white"/>
                    <w:rPrChange w:id="585" w:author="Nicole Zatorski" w:date="2025-09-26T22:40:00Z">
                      <w:rPr>
                        <w:color w:val="000000"/>
                        <w:highlight w:val="white"/>
                      </w:rPr>
                    </w:rPrChange>
                  </w:rPr>
                  <w:t>0.885±0.091</w:t>
                </w:r>
              </w:ins>
            </w:sdtContent>
          </w:sdt>
        </w:sdtContent>
      </w:sdt>
      <w:sdt>
        <w:sdtPr>
          <w:tag w:val="goog_rdk_365"/>
          <w:id w:val="1677912630"/>
        </w:sdtPr>
        <w:sdtContent>
          <w:sdt>
            <w:sdtPr>
              <w:tag w:val="goog_rdk_366"/>
              <w:id w:val="292489093"/>
            </w:sdtPr>
            <w:sdtContent>
              <w:del w:id="586" w:author="Nicole Zatorski" w:date="2025-09-26T22:40:00Z">
                <w:r>
                  <w:rPr>
                    <w:highlight w:val="white"/>
                    <w:rPrChange w:id="587" w:author="Nicole Zatorski" w:date="2025-09-26T22:40:00Z">
                      <w:rPr>
                        <w:color w:val="000000"/>
                        <w:highlight w:val="white"/>
                      </w:rPr>
                    </w:rPrChange>
                  </w:rPr>
                  <w:delText>92.0%</w:delText>
                </w:r>
              </w:del>
            </w:sdtContent>
          </w:sdt>
        </w:sdtContent>
      </w:sdt>
      <w:r>
        <w:rPr>
          <w:color w:val="000000"/>
          <w:highlight w:val="white"/>
        </w:rPr>
        <w:t xml:space="preserve">, F1 was </w:t>
      </w:r>
      <w:sdt>
        <w:sdtPr>
          <w:tag w:val="goog_rdk_367"/>
          <w:id w:val="-1266989592"/>
        </w:sdtPr>
        <w:sdtContent>
          <w:sdt>
            <w:sdtPr>
              <w:tag w:val="goog_rdk_368"/>
              <w:id w:val="-4732267"/>
            </w:sdtPr>
            <w:sdtContent>
              <w:ins w:id="588" w:author="Nicole Zatorski" w:date="2025-09-26T22:41:00Z">
                <w:r>
                  <w:rPr>
                    <w:highlight w:val="white"/>
                    <w:rPrChange w:id="589" w:author="Nicole Zatorski" w:date="2025-09-26T22:41:00Z">
                      <w:rPr>
                        <w:color w:val="000000"/>
                        <w:highlight w:val="white"/>
                      </w:rPr>
                    </w:rPrChange>
                  </w:rPr>
                  <w:t>0.879±0.103</w:t>
                </w:r>
              </w:ins>
            </w:sdtContent>
          </w:sdt>
        </w:sdtContent>
      </w:sdt>
      <w:sdt>
        <w:sdtPr>
          <w:tag w:val="goog_rdk_369"/>
          <w:id w:val="-1219661333"/>
        </w:sdtPr>
        <w:sdtContent>
          <w:sdt>
            <w:sdtPr>
              <w:tag w:val="goog_rdk_370"/>
              <w:id w:val="-1342244190"/>
            </w:sdtPr>
            <w:sdtContent>
              <w:del w:id="590" w:author="Nicole Zatorski" w:date="2025-09-26T22:41:00Z">
                <w:r>
                  <w:rPr>
                    <w:highlight w:val="white"/>
                    <w:rPrChange w:id="591" w:author="Nicole Zatorski" w:date="2025-09-26T22:41:00Z">
                      <w:rPr>
                        <w:color w:val="000000"/>
                        <w:highlight w:val="white"/>
                      </w:rPr>
                    </w:rPrChange>
                  </w:rPr>
                  <w:delText>0.919</w:delText>
                </w:r>
              </w:del>
            </w:sdtContent>
          </w:sdt>
        </w:sdtContent>
      </w:sdt>
      <w:r>
        <w:rPr>
          <w:color w:val="000000"/>
          <w:highlight w:val="white"/>
        </w:rPr>
        <w:t xml:space="preserve">, and MCC was </w:t>
      </w:r>
      <w:sdt>
        <w:sdtPr>
          <w:tag w:val="goog_rdk_371"/>
          <w:id w:val="-1312633935"/>
        </w:sdtPr>
        <w:sdtContent>
          <w:del w:id="592" w:author="Nicole Zatorski" w:date="2025-09-26T22:41:00Z">
            <w:r>
              <w:rPr>
                <w:color w:val="000000"/>
                <w:highlight w:val="white"/>
              </w:rPr>
              <w:delText>0.</w:delText>
            </w:r>
          </w:del>
        </w:sdtContent>
      </w:sdt>
      <w:sdt>
        <w:sdtPr>
          <w:tag w:val="goog_rdk_372"/>
          <w:id w:val="-12827377"/>
        </w:sdtPr>
        <w:sdtContent>
          <w:sdt>
            <w:sdtPr>
              <w:tag w:val="goog_rdk_373"/>
              <w:id w:val="-53664244"/>
            </w:sdtPr>
            <w:sdtContent>
              <w:ins w:id="593" w:author="Nicole Zatorski" w:date="2025-09-26T22:41:00Z">
                <w:r>
                  <w:rPr>
                    <w:highlight w:val="white"/>
                    <w:rPrChange w:id="594" w:author="Nicole Zatorski" w:date="2025-09-26T22:41:00Z">
                      <w:rPr>
                        <w:color w:val="000000"/>
                        <w:highlight w:val="white"/>
                      </w:rPr>
                    </w:rPrChange>
                  </w:rPr>
                  <w:t>0.775±0.178</w:t>
                </w:r>
              </w:ins>
            </w:sdtContent>
          </w:sdt>
        </w:sdtContent>
      </w:sdt>
      <w:sdt>
        <w:sdtPr>
          <w:tag w:val="goog_rdk_374"/>
          <w:id w:val="154023953"/>
        </w:sdtPr>
        <w:sdtContent>
          <w:sdt>
            <w:sdtPr>
              <w:tag w:val="goog_rdk_375"/>
              <w:id w:val="-1718566598"/>
            </w:sdtPr>
            <w:sdtContent>
              <w:del w:id="595" w:author="Nicole Zatorski" w:date="2025-09-26T22:41:00Z">
                <w:r>
                  <w:rPr>
                    <w:highlight w:val="white"/>
                    <w:rPrChange w:id="596" w:author="Nicole Zatorski" w:date="2025-09-26T22:41:00Z">
                      <w:rPr>
                        <w:color w:val="000000"/>
                        <w:highlight w:val="white"/>
                      </w:rPr>
                    </w:rPrChange>
                  </w:rPr>
                  <w:delText>845</w:delText>
                </w:r>
              </w:del>
            </w:sdtContent>
          </w:sdt>
        </w:sdtContent>
      </w:sdt>
      <w:r>
        <w:rPr>
          <w:color w:val="000000"/>
          <w:highlight w:val="white"/>
        </w:rPr>
        <w:t xml:space="preserve"> (Table 2). For comparison, </w:t>
      </w:r>
      <w:sdt>
        <w:sdtPr>
          <w:tag w:val="goog_rdk_376"/>
          <w:id w:val="35214732"/>
        </w:sdtPr>
        <w:sdtContent>
          <w:sdt>
            <w:sdtPr>
              <w:tag w:val="goog_rdk_377"/>
              <w:id w:val="1560277107"/>
            </w:sdtPr>
            <w:sdtContent>
              <w:ins w:id="597" w:author="Nicole Zatorski" w:date="2025-09-26T22:55:00Z">
                <w:r>
                  <w:rPr>
                    <w:highlight w:val="white"/>
                    <w:rPrChange w:id="598" w:author="Nicole Zatorski" w:date="2025-09-26T22:55:00Z">
                      <w:rPr>
                        <w:color w:val="000000"/>
                        <w:highlight w:val="white"/>
                      </w:rPr>
                    </w:rPrChange>
                  </w:rPr>
                  <w:t xml:space="preserve">the </w:t>
                </w:r>
              </w:ins>
            </w:sdtContent>
          </w:sdt>
        </w:sdtContent>
      </w:sdt>
      <w:sdt>
        <w:sdtPr>
          <w:tag w:val="goog_rdk_378"/>
          <w:id w:val="-810880875"/>
        </w:sdtPr>
        <w:sdtContent>
          <w:sdt>
            <w:sdtPr>
              <w:tag w:val="goog_rdk_379"/>
              <w:id w:val="-1089783819"/>
            </w:sdtPr>
            <w:sdtContent>
              <w:del w:id="599" w:author="Nicole Zatorski" w:date="2025-09-26T22:55:00Z">
                <w:r>
                  <w:rPr>
                    <w:highlight w:val="white"/>
                    <w:rPrChange w:id="600" w:author="Nicole Zatorski" w:date="2025-09-26T22:55:00Z">
                      <w:rPr>
                        <w:color w:val="000000"/>
                        <w:highlight w:val="white"/>
                      </w:rPr>
                    </w:rPrChange>
                  </w:rPr>
                  <w:delText>averaging the individual model</w:delText>
                </w:r>
              </w:del>
            </w:sdtContent>
          </w:sdt>
        </w:sdtContent>
      </w:sdt>
      <w:r>
        <w:rPr>
          <w:color w:val="000000"/>
          <w:highlight w:val="white"/>
        </w:rPr>
        <w:t xml:space="preserve"> predictions </w:t>
      </w:r>
      <w:sdt>
        <w:sdtPr>
          <w:tag w:val="goog_rdk_380"/>
          <w:id w:val="508180531"/>
        </w:sdtPr>
        <w:sdtContent>
          <w:ins w:id="601" w:author="Nicole Zatorski" w:date="2025-09-26T22:55:00Z">
            <w:r>
              <w:rPr>
                <w:color w:val="000000"/>
                <w:highlight w:val="white"/>
              </w:rPr>
              <w:t xml:space="preserve">made with </w:t>
            </w:r>
          </w:ins>
          <w:sdt>
            <w:sdtPr>
              <w:tag w:val="goog_rdk_381"/>
              <w:id w:val="1490083786"/>
            </w:sdtPr>
            <w:sdtContent>
              <w:ins w:id="602" w:author="Nicole Zatorski" w:date="2025-09-26T22:55:00Z">
                <w:r>
                  <w:rPr>
                    <w:highlight w:val="white"/>
                    <w:rPrChange w:id="603" w:author="Nicole Zatorski" w:date="2025-09-26T22:55:00Z">
                      <w:rPr>
                        <w:color w:val="000000"/>
                        <w:highlight w:val="white"/>
                      </w:rPr>
                    </w:rPrChange>
                  </w:rPr>
                  <w:t xml:space="preserve">a classifier trained on all of the data in the form of a single matrix </w:t>
                </w:r>
              </w:ins>
            </w:sdtContent>
          </w:sdt>
        </w:sdtContent>
      </w:sdt>
      <w:r>
        <w:rPr>
          <w:color w:val="000000"/>
          <w:highlight w:val="white"/>
        </w:rPr>
        <w:t xml:space="preserve">achieved accuracy of </w:t>
      </w:r>
      <w:sdt>
        <w:sdtPr>
          <w:tag w:val="goog_rdk_382"/>
          <w:id w:val="1340347590"/>
        </w:sdtPr>
        <w:sdtContent>
          <w:sdt>
            <w:sdtPr>
              <w:tag w:val="goog_rdk_383"/>
              <w:id w:val="979584073"/>
            </w:sdtPr>
            <w:sdtContent>
              <w:ins w:id="604" w:author="Nicole Zatorski" w:date="2025-09-26T22:55:00Z">
                <w:r>
                  <w:rPr>
                    <w:highlight w:val="white"/>
                    <w:rPrChange w:id="605" w:author="Nicole Zatorski" w:date="2025-09-26T22:55:00Z">
                      <w:rPr>
                        <w:color w:val="000000"/>
                        <w:highlight w:val="white"/>
                      </w:rPr>
                    </w:rPrChange>
                  </w:rPr>
                  <w:t>0.905±0.033</w:t>
                </w:r>
              </w:ins>
            </w:sdtContent>
          </w:sdt>
        </w:sdtContent>
      </w:sdt>
      <w:sdt>
        <w:sdtPr>
          <w:tag w:val="goog_rdk_384"/>
          <w:id w:val="1390722477"/>
        </w:sdtPr>
        <w:sdtContent>
          <w:sdt>
            <w:sdtPr>
              <w:tag w:val="goog_rdk_385"/>
              <w:id w:val="-1670551920"/>
            </w:sdtPr>
            <w:sdtContent>
              <w:del w:id="606" w:author="Nicole Zatorski" w:date="2025-09-26T22:55:00Z">
                <w:r>
                  <w:rPr>
                    <w:highlight w:val="white"/>
                    <w:rPrChange w:id="607" w:author="Nicole Zatorski" w:date="2025-09-26T22:55:00Z">
                      <w:rPr>
                        <w:color w:val="000000"/>
                        <w:highlight w:val="white"/>
                      </w:rPr>
                    </w:rPrChange>
                  </w:rPr>
                  <w:delText>85.5%</w:delText>
                </w:r>
              </w:del>
            </w:sdtContent>
          </w:sdt>
        </w:sdtContent>
      </w:sdt>
      <w:r>
        <w:rPr>
          <w:color w:val="000000"/>
          <w:highlight w:val="white"/>
        </w:rPr>
        <w:t xml:space="preserve"> and a MCC of </w:t>
      </w:r>
      <w:sdt>
        <w:sdtPr>
          <w:tag w:val="goog_rdk_386"/>
          <w:id w:val="-304339657"/>
        </w:sdtPr>
        <w:sdtContent>
          <w:sdt>
            <w:sdtPr>
              <w:tag w:val="goog_rdk_387"/>
              <w:id w:val="-260996839"/>
            </w:sdtPr>
            <w:sdtContent>
              <w:ins w:id="608" w:author="Nicole Zatorski" w:date="2025-09-26T22:55:00Z">
                <w:r>
                  <w:rPr>
                    <w:highlight w:val="white"/>
                    <w:rPrChange w:id="609" w:author="Nicole Zatorski" w:date="2025-09-26T22:55:00Z">
                      <w:rPr>
                        <w:color w:val="000000"/>
                        <w:highlight w:val="white"/>
                      </w:rPr>
                    </w:rPrChange>
                  </w:rPr>
                  <w:t>0.819±0.062</w:t>
                </w:r>
              </w:ins>
            </w:sdtContent>
          </w:sdt>
        </w:sdtContent>
      </w:sdt>
      <w:sdt>
        <w:sdtPr>
          <w:tag w:val="goog_rdk_388"/>
          <w:id w:val="1954063964"/>
        </w:sdtPr>
        <w:sdtContent>
          <w:sdt>
            <w:sdtPr>
              <w:tag w:val="goog_rdk_389"/>
              <w:id w:val="-606755557"/>
            </w:sdtPr>
            <w:sdtContent>
              <w:del w:id="610" w:author="Nicole Zatorski" w:date="2025-09-26T22:55:00Z">
                <w:r>
                  <w:rPr>
                    <w:highlight w:val="white"/>
                    <w:rPrChange w:id="611" w:author="Nicole Zatorski" w:date="2025-09-26T22:55:00Z">
                      <w:rPr>
                        <w:color w:val="000000"/>
                        <w:highlight w:val="white"/>
                      </w:rPr>
                    </w:rPrChange>
                  </w:rPr>
                  <w:delText>0.720</w:delText>
                </w:r>
              </w:del>
            </w:sdtContent>
          </w:sdt>
        </w:sdtContent>
      </w:sdt>
      <w:r>
        <w:rPr>
          <w:color w:val="000000"/>
          <w:highlight w:val="white"/>
        </w:rPr>
        <w:t xml:space="preserve"> (Table 2). </w:t>
      </w:r>
    </w:p>
    <w:p w14:paraId="000000A2" w14:textId="77777777" w:rsidR="000F7A7E" w:rsidRDefault="00000000">
      <w:pPr>
        <w:spacing w:line="480" w:lineRule="auto"/>
        <w:rPr>
          <w:b/>
          <w:bCs/>
          <w:color w:val="000000"/>
          <w:highlight w:val="white"/>
        </w:rPr>
      </w:pPr>
      <w:r>
        <w:rPr>
          <w:b/>
          <w:bCs/>
          <w:color w:val="000000"/>
          <w:highlight w:val="white"/>
        </w:rPr>
        <w:t>Drug withdrawal status predictor applied to drugs in clinical trials</w:t>
      </w:r>
    </w:p>
    <w:p w14:paraId="000000A3" w14:textId="77777777" w:rsidR="000F7A7E" w:rsidRDefault="00000000">
      <w:pPr>
        <w:spacing w:line="480" w:lineRule="auto"/>
        <w:ind w:firstLine="360"/>
        <w:jc w:val="both"/>
        <w:rPr>
          <w:color w:val="000000"/>
          <w:highlight w:val="white"/>
        </w:rPr>
      </w:pPr>
      <w:r>
        <w:rPr>
          <w:color w:val="000000"/>
          <w:highlight w:val="white"/>
        </w:rPr>
        <w:t xml:space="preserve"> Once WATCH was trained and validated on drug data collected it was tasked with predicting the likelihood that drugs in investigative trials at that time which would ultimately be withdrawn by regulatory agencies due to toxicity. Certain drugs in phase 1-3 clinical trials</w:t>
      </w:r>
      <w:r>
        <w:rPr>
          <w:color w:val="000000"/>
          <w:highlight w:val="white"/>
          <w:vertAlign w:val="superscript"/>
        </w:rPr>
        <w:t>19</w:t>
      </w:r>
      <w:r>
        <w:rPr>
          <w:color w:val="000000"/>
          <w:highlight w:val="white"/>
        </w:rPr>
        <w:t xml:space="preserve"> were predicted to belong to the withdrawn drug class (Supplementary Table 4). Following ten iterations of prediction, a majority of compounds were not predicted to be withdrawn (4 withdrawal predictions or less) (Supplementary Table. 4).  </w:t>
      </w:r>
      <w:r>
        <w:rPr>
          <w:rFonts w:ascii="Times" w:eastAsia="Times" w:hAnsi="Times" w:cs="Times"/>
          <w:color w:val="000000"/>
          <w:highlight w:val="white"/>
        </w:rPr>
        <w:t xml:space="preserve">Just over 25% of drugs were labeled as likely to be withdrawn </w:t>
      </w:r>
      <w:r>
        <w:rPr>
          <w:rFonts w:ascii="Times" w:eastAsia="Times" w:hAnsi="Times" w:cs="Times"/>
          <w:color w:val="000000"/>
          <w:highlight w:val="white"/>
        </w:rPr>
        <w:lastRenderedPageBreak/>
        <w:t xml:space="preserve">in 50% of iterations. </w:t>
      </w:r>
      <w:r>
        <w:rPr>
          <w:color w:val="000000"/>
          <w:highlight w:val="white"/>
        </w:rPr>
        <w:t xml:space="preserve">There were 5 drugs however that were predicted to be withdrawn in each of the ten iterations: Flindokalner, Levosulpiride, Amithiozone, AZD1981, and Incyclinide (Fig. 5). </w:t>
      </w:r>
      <w:r>
        <w:rPr>
          <w:noProof/>
        </w:rPr>
        <w:drawing>
          <wp:anchor distT="0" distB="0" distL="114300" distR="114300" simplePos="0" relativeHeight="251665408" behindDoc="0" locked="0" layoutInCell="1" hidden="0" allowOverlap="1" wp14:anchorId="345073A0" wp14:editId="0D708251">
            <wp:simplePos x="0" y="0"/>
            <wp:positionH relativeFrom="column">
              <wp:posOffset>-537145</wp:posOffset>
            </wp:positionH>
            <wp:positionV relativeFrom="paragraph">
              <wp:posOffset>1840375</wp:posOffset>
            </wp:positionV>
            <wp:extent cx="6916420" cy="1902460"/>
            <wp:effectExtent l="0" t="0" r="0" b="0"/>
            <wp:wrapSquare wrapText="bothSides" distT="0" distB="0" distL="114300" distR="114300"/>
            <wp:docPr id="212480204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t="7690" b="43397"/>
                    <a:stretch>
                      <a:fillRect/>
                    </a:stretch>
                  </pic:blipFill>
                  <pic:spPr>
                    <a:xfrm>
                      <a:off x="0" y="0"/>
                      <a:ext cx="6916420" cy="1902460"/>
                    </a:xfrm>
                    <a:prstGeom prst="rect">
                      <a:avLst/>
                    </a:prstGeom>
                    <a:ln/>
                  </pic:spPr>
                </pic:pic>
              </a:graphicData>
            </a:graphic>
          </wp:anchor>
        </w:drawing>
      </w:r>
      <w:r>
        <w:rPr>
          <w:noProof/>
        </w:rPr>
        <mc:AlternateContent>
          <mc:Choice Requires="wpg">
            <w:drawing>
              <wp:anchor distT="0" distB="0" distL="114300" distR="114300" simplePos="0" relativeHeight="251666432" behindDoc="0" locked="0" layoutInCell="1" hidden="0" allowOverlap="1" wp14:anchorId="304411F4" wp14:editId="3E717DC8">
                <wp:simplePos x="0" y="0"/>
                <wp:positionH relativeFrom="column">
                  <wp:posOffset>-364170</wp:posOffset>
                </wp:positionH>
                <wp:positionV relativeFrom="paragraph">
                  <wp:posOffset>3837623</wp:posOffset>
                </wp:positionV>
                <wp:extent cx="6479540" cy="1050925"/>
                <wp:effectExtent l="0" t="0" r="0" b="0"/>
                <wp:wrapSquare wrapText="bothSides" distT="0" distB="0" distL="114300" distR="114300"/>
                <wp:docPr id="2124802044" name="Rectangle 2124802044"/>
                <wp:cNvGraphicFramePr/>
                <a:graphic xmlns:a="http://schemas.openxmlformats.org/drawingml/2006/main">
                  <a:graphicData uri="http://schemas.microsoft.com/office/word/2010/wordprocessingShape">
                    <wps:wsp>
                      <wps:cNvSpPr/>
                      <wps:spPr>
                        <a:xfrm>
                          <a:off x="2110993" y="3259300"/>
                          <a:ext cx="6470015" cy="1041400"/>
                        </a:xfrm>
                        <a:prstGeom prst="rect">
                          <a:avLst/>
                        </a:prstGeom>
                        <a:solidFill>
                          <a:schemeClr val="lt1"/>
                        </a:solidFill>
                        <a:ln>
                          <a:noFill/>
                        </a:ln>
                      </wps:spPr>
                      <wps:txbx>
                        <w:txbxContent>
                          <w:p w14:paraId="76A6E11F" w14:textId="77777777" w:rsidR="000F7A7E" w:rsidRDefault="00000000">
                            <w:pPr>
                              <w:jc w:val="both"/>
                              <w:textDirection w:val="btLr"/>
                            </w:pPr>
                            <w:r>
                              <w:rPr>
                                <w:rFonts w:ascii="Times" w:eastAsia="Times" w:hAnsi="Times" w:cs="Times"/>
                                <w:b/>
                                <w:color w:val="000000"/>
                                <w:sz w:val="20"/>
                                <w:highlight w:val="white"/>
                              </w:rPr>
                              <w:t>Figure 5. Prediction of withdrawal of drugs in clinical trials.</w:t>
                            </w:r>
                            <w:r>
                              <w:rPr>
                                <w:rFonts w:ascii="Times" w:eastAsia="Times" w:hAnsi="Times" w:cs="Times"/>
                                <w:color w:val="000000"/>
                                <w:sz w:val="20"/>
                                <w:highlight w:val="white"/>
                              </w:rPr>
                              <w:t xml:space="preserve"> The predictor was trained on 10 different random subsets of existing withdrawn and not withdrawn drug data. These independently trained models were applied to new drugs currently in clinical trials to assess future withdrawal status of these candidate compounds. This figure shows structures of compounds that are currently in clinical trials and are predicted to be withdrawn by the predictor in 10 out of 10 prediction iterations. These include three compounds with serious known toxicities and toxic targets.</w:t>
                            </w:r>
                          </w:p>
                          <w:p w14:paraId="7B174EE8" w14:textId="77777777" w:rsidR="000F7A7E" w:rsidRDefault="000F7A7E">
                            <w:pPr>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-364170</wp:posOffset>
                </wp:positionH>
                <wp:positionV relativeFrom="paragraph">
                  <wp:posOffset>3837623</wp:posOffset>
                </wp:positionV>
                <wp:extent cx="6479540" cy="1050925"/>
                <wp:effectExtent b="0" l="0" r="0" t="0"/>
                <wp:wrapSquare wrapText="bothSides" distB="0" distT="0" distL="114300" distR="114300"/>
                <wp:docPr id="2124802044" name="image10.png"/>
                <a:graphic>
                  <a:graphicData uri="http://schemas.openxmlformats.org/drawingml/2006/picture">
                    <pic:pic>
                      <pic:nvPicPr>
                        <pic:cNvPr id="0" name="image10.png"/>
                        <pic:cNvPicPr preferRelativeResize="0"/>
                      </pic:nvPicPr>
                      <pic:blipFill>
                        <a:blip r:embed="rId12"/>
                        <a:srcRect/>
                        <a:stretch>
                          <a:fillRect/>
                        </a:stretch>
                      </pic:blipFill>
                      <pic:spPr>
                        <a:xfrm>
                          <a:off x="0" y="0"/>
                          <a:ext cx="6479540" cy="1050925"/>
                        </a:xfrm>
                        <a:prstGeom prst="rect"/>
                        <a:ln/>
                      </pic:spPr>
                    </pic:pic>
                  </a:graphicData>
                </a:graphic>
              </wp:anchor>
            </w:drawing>
          </mc:Fallback>
        </mc:AlternateContent>
      </w:r>
    </w:p>
    <w:p w14:paraId="000000A4" w14:textId="77777777" w:rsidR="000F7A7E" w:rsidRDefault="000F7A7E">
      <w:pPr>
        <w:spacing w:line="480" w:lineRule="auto"/>
        <w:ind w:firstLine="360"/>
        <w:jc w:val="both"/>
        <w:rPr>
          <w:color w:val="000000"/>
          <w:highlight w:val="white"/>
        </w:rPr>
      </w:pPr>
    </w:p>
    <w:p w14:paraId="000000A5" w14:textId="77777777" w:rsidR="000F7A7E" w:rsidRDefault="00000000">
      <w:pPr>
        <w:spacing w:line="480" w:lineRule="auto"/>
        <w:jc w:val="both"/>
        <w:rPr>
          <w:b/>
          <w:bCs/>
          <w:color w:val="000000"/>
          <w:highlight w:val="white"/>
        </w:rPr>
      </w:pPr>
      <w:r>
        <w:rPr>
          <w:b/>
          <w:bCs/>
          <w:color w:val="000000"/>
          <w:highlight w:val="white"/>
        </w:rPr>
        <w:t>DISCUSSION</w:t>
      </w:r>
    </w:p>
    <w:p w14:paraId="000000A6" w14:textId="77777777" w:rsidR="000F7A7E" w:rsidRDefault="00000000">
      <w:pPr>
        <w:spacing w:line="480" w:lineRule="auto"/>
        <w:ind w:firstLine="720"/>
        <w:jc w:val="both"/>
        <w:rPr>
          <w:color w:val="000000"/>
          <w:highlight w:val="white"/>
        </w:rPr>
      </w:pPr>
      <w:r>
        <w:rPr>
          <w:color w:val="000000"/>
          <w:highlight w:val="white"/>
        </w:rPr>
        <w:t>Drug withdrawal from the market is disruptive to patient care and drug development. Regulatory agencies decide to withdraw a drug after serious and unexpected toxicities in patients are observed. These rare or late manifesting toxicities have not been detected during the normal rigorous drug design process. Here we characterize withdrawn drugs using various features and apply this knowledge in combination with an ensemble predictor to anticipate drug withdrawal status earlier in drug development.</w:t>
      </w:r>
    </w:p>
    <w:p w14:paraId="000000A7" w14:textId="77777777" w:rsidR="000F7A7E" w:rsidRDefault="00000000">
      <w:pPr>
        <w:spacing w:line="480" w:lineRule="auto"/>
        <w:ind w:firstLine="720"/>
        <w:jc w:val="both"/>
        <w:rPr>
          <w:color w:val="000000"/>
          <w:highlight w:val="white"/>
        </w:rPr>
      </w:pPr>
      <w:r>
        <w:rPr>
          <w:color w:val="000000"/>
          <w:highlight w:val="white"/>
        </w:rPr>
        <w:t>Our study provides an overview for landscape of withdrawn drugs. Side-effects associated with withdrawn drugs (derived from ChEMBL) primarily affect three organ systems including the liver, the cardiovascular system, and the neuropsychiatric system (Fig. 1). This is consistent with multiple studies investigating drug toxicity</w:t>
      </w:r>
      <w:r>
        <w:rPr>
          <w:color w:val="000000"/>
          <w:highlight w:val="white"/>
          <w:vertAlign w:val="superscript"/>
        </w:rPr>
        <w:t>28,29</w:t>
      </w:r>
      <w:r>
        <w:rPr>
          <w:color w:val="000000"/>
          <w:highlight w:val="white"/>
        </w:rPr>
        <w:t xml:space="preserve">.  Moreover, comprehensive analysis of ATC codes (Fig. 2), enabled comparisons of trends in withdrawn and non-withdrawn drugs. In the case of </w:t>
      </w:r>
      <w:r>
        <w:rPr>
          <w:color w:val="000000"/>
          <w:highlight w:val="white"/>
        </w:rPr>
        <w:lastRenderedPageBreak/>
        <w:t>antineoplastic drugs, underlying disease severity and resistance development may influence withdrawal status. For example, although vincristine is associated with serious neuropathy, it is still an important part of the regime used to treat childhood cancers such as acute lymphoblastic leukemia, Hodgkin lymphoma, rhabdomyosarcoma, nephroblastoma, medulloblastoma, and low-grade glioma</w:t>
      </w:r>
      <w:r>
        <w:rPr>
          <w:color w:val="000000"/>
          <w:highlight w:val="white"/>
          <w:vertAlign w:val="superscript"/>
        </w:rPr>
        <w:t>30</w:t>
      </w:r>
      <w:r>
        <w:rPr>
          <w:color w:val="000000"/>
          <w:highlight w:val="white"/>
        </w:rPr>
        <w:t>. Similarly, the potential for multidrug resistance increases the need for numerous approved antineoplastic therapies in order to allow for multidrug therapies</w:t>
      </w:r>
      <w:r>
        <w:rPr>
          <w:color w:val="000000"/>
          <w:highlight w:val="white"/>
          <w:vertAlign w:val="superscript"/>
        </w:rPr>
        <w:t>31</w:t>
      </w:r>
      <w:r>
        <w:rPr>
          <w:color w:val="000000"/>
          <w:highlight w:val="white"/>
        </w:rPr>
        <w:t>. Antiparasitic drugs also have no withdrawn treatments. However, in contrast to antineoplastic drugs, the shorter treatment course of certain antiparasitic drugs- less than 90 days</w:t>
      </w:r>
      <w:r>
        <w:rPr>
          <w:color w:val="000000"/>
          <w:highlight w:val="white"/>
          <w:vertAlign w:val="superscript"/>
        </w:rPr>
        <w:t>32</w:t>
      </w:r>
      <w:r>
        <w:rPr>
          <w:color w:val="000000"/>
          <w:highlight w:val="white"/>
        </w:rPr>
        <w:t>- is hypothesized to play a role in this trend. The high number of withdrawn drugs in other categories could potentially result from the number of other existing treatments for diseases in these categories combined with a different  assessment of a toxicity to benefit ratio</w:t>
      </w:r>
      <w:r>
        <w:rPr>
          <w:color w:val="000000"/>
          <w:highlight w:val="white"/>
          <w:vertAlign w:val="superscript"/>
        </w:rPr>
        <w:t>33</w:t>
      </w:r>
      <w:r>
        <w:rPr>
          <w:color w:val="000000"/>
          <w:highlight w:val="white"/>
        </w:rPr>
        <w:t xml:space="preserve">. Taken together, this analysis suggests the possible underlying influence of treatment course and disease severity on withdrawal status, as well as demonstrates current priorities in research and development strategies. </w:t>
      </w:r>
    </w:p>
    <w:p w14:paraId="000000A8" w14:textId="77777777" w:rsidR="000F7A7E" w:rsidRDefault="00000000">
      <w:pPr>
        <w:spacing w:line="480" w:lineRule="auto"/>
        <w:ind w:firstLine="360"/>
        <w:jc w:val="both"/>
        <w:rPr>
          <w:color w:val="000000"/>
          <w:highlight w:val="white"/>
        </w:rPr>
      </w:pPr>
      <w:r>
        <w:rPr>
          <w:color w:val="000000"/>
          <w:highlight w:val="white"/>
        </w:rPr>
        <w:t xml:space="preserve">To gain more insight into what makes a drug toxic, we characterized drugs based on their chemical and pharmacological features. Feature selection using a combination of three methods </w:t>
      </w:r>
      <w:sdt>
        <w:sdtPr>
          <w:tag w:val="goog_rdk_390"/>
          <w:id w:val="-279604522"/>
        </w:sdtPr>
        <w:sdtContent>
          <w:sdt>
            <w:sdtPr>
              <w:tag w:val="goog_rdk_391"/>
              <w:id w:val="1789830145"/>
            </w:sdtPr>
            <w:sdtContent>
              <w:ins w:id="612" w:author="Nicole Zatorski" w:date="2025-09-26T23:06:00Z">
                <w:r>
                  <w:rPr>
                    <w:highlight w:val="white"/>
                    <w:rPrChange w:id="613" w:author="Nicole Zatorski" w:date="2025-09-26T23:06:00Z">
                      <w:rPr>
                        <w:color w:val="000000"/>
                        <w:highlight w:val="white"/>
                      </w:rPr>
                    </w:rPrChange>
                  </w:rPr>
                  <w:t>distinguishes</w:t>
                </w:r>
              </w:ins>
            </w:sdtContent>
          </w:sdt>
        </w:sdtContent>
      </w:sdt>
      <w:sdt>
        <w:sdtPr>
          <w:tag w:val="goog_rdk_392"/>
          <w:id w:val="668043508"/>
        </w:sdtPr>
        <w:sdtContent>
          <w:sdt>
            <w:sdtPr>
              <w:tag w:val="goog_rdk_393"/>
              <w:id w:val="1870252150"/>
            </w:sdtPr>
            <w:sdtContent>
              <w:del w:id="614" w:author="Nicole Zatorski" w:date="2025-09-26T23:06:00Z">
                <w:r>
                  <w:rPr>
                    <w:highlight w:val="white"/>
                    <w:rPrChange w:id="615" w:author="Nicole Zatorski" w:date="2025-09-26T23:06:00Z">
                      <w:rPr>
                        <w:color w:val="000000"/>
                        <w:highlight w:val="white"/>
                      </w:rPr>
                    </w:rPrChange>
                  </w:rPr>
                  <w:delText>distinguished</w:delText>
                </w:r>
              </w:del>
            </w:sdtContent>
          </w:sdt>
        </w:sdtContent>
      </w:sdt>
      <w:r>
        <w:rPr>
          <w:color w:val="000000"/>
          <w:highlight w:val="white"/>
        </w:rPr>
        <w:t xml:space="preserve"> important characteristics of globally withdrawn drugs that can be employed in future drug development. Interestingly, the top four chemical features overrepresented in withdrawn drugs as compared to drugs still in use are related to drug lipophilicity. In particular, logP and logD could be informative because they capture drug distribution throughout the body, with higher concentrations of drug in more locations increasing the potential for binding off-target increasing side effects. Consistent with these results, underrepresented features in withdrawn drugs include molecular weight, </w:t>
      </w:r>
      <w:sdt>
        <w:sdtPr>
          <w:tag w:val="goog_rdk_394"/>
          <w:id w:val="-1912950635"/>
        </w:sdtPr>
        <w:sdtContent>
          <w:del w:id="616" w:author="Nicole Zatorski, M.D., Ph.D." w:date="2025-08-12T11:40:00Z">
            <w:r>
              <w:rPr>
                <w:color w:val="000000"/>
                <w:highlight w:val="white"/>
              </w:rPr>
              <w:delText xml:space="preserve">frequency </w:delText>
            </w:r>
          </w:del>
        </w:sdtContent>
      </w:sdt>
      <w:sdt>
        <w:sdtPr>
          <w:tag w:val="goog_rdk_395"/>
          <w:id w:val="150610878"/>
        </w:sdtPr>
        <w:sdtContent>
          <w:ins w:id="617" w:author="Nicole Zatorski, M.D., Ph.D." w:date="2025-08-12T11:40:00Z">
            <w:r>
              <w:rPr>
                <w:color w:val="000000"/>
                <w:highlight w:val="white"/>
              </w:rPr>
              <w:t xml:space="preserve">number </w:t>
            </w:r>
          </w:ins>
        </w:sdtContent>
      </w:sdt>
      <w:r>
        <w:rPr>
          <w:color w:val="000000"/>
          <w:highlight w:val="white"/>
        </w:rPr>
        <w:t xml:space="preserve">of heavy atoms, polar surface area, and quantitative estimate of drug-likeness, which also affect the drug’s ability to cross lipid membrane bilayers, translating to drug </w:t>
      </w:r>
      <w:r>
        <w:rPr>
          <w:color w:val="000000"/>
          <w:highlight w:val="white"/>
        </w:rPr>
        <w:lastRenderedPageBreak/>
        <w:t>oral bioavailability</w:t>
      </w:r>
      <w:r>
        <w:rPr>
          <w:color w:val="000000"/>
          <w:highlight w:val="white"/>
          <w:vertAlign w:val="superscript"/>
        </w:rPr>
        <w:t>24,34</w:t>
      </w:r>
      <w:r>
        <w:rPr>
          <w:color w:val="000000"/>
          <w:highlight w:val="white"/>
        </w:rPr>
        <w:t>. Route of administration, another set of features extracted by this analysis, is vital for the understanding of the speed and level of systemic reach of a compound upon use. Indeed, chemical features highly correlated with drug withdrawal including route of administration and pKa reflect known pharmacological ADME design trends (Fig. 3). These features can be used in the chemical design process and provide additional confidence in our approach as they overlap with existing drug chemical structure rules</w:t>
      </w:r>
      <w:r>
        <w:rPr>
          <w:color w:val="000000"/>
          <w:highlight w:val="white"/>
          <w:vertAlign w:val="superscript"/>
        </w:rPr>
        <w:t>24,34</w:t>
      </w:r>
      <w:r>
        <w:rPr>
          <w:color w:val="000000"/>
          <w:highlight w:val="white"/>
        </w:rPr>
        <w:t>. In the future, drugs with properties that have values in the withdrawn range may become candidate for more thorough screening or may be altered chemically during early stages of development.</w:t>
      </w:r>
    </w:p>
    <w:p w14:paraId="000000A9" w14:textId="77777777" w:rsidR="000F7A7E" w:rsidRDefault="00000000">
      <w:pPr>
        <w:spacing w:line="480" w:lineRule="auto"/>
        <w:ind w:firstLine="360"/>
        <w:jc w:val="both"/>
        <w:rPr>
          <w:color w:val="000000"/>
          <w:highlight w:val="white"/>
        </w:rPr>
      </w:pPr>
      <w:r>
        <w:rPr>
          <w:color w:val="000000"/>
          <w:highlight w:val="white"/>
        </w:rPr>
        <w:t>Similarly, our feature selection approach highlighted the importance of certain drug proteins targets, some of which have known and experimentally validated toxicity. Cytochrome P450 (3A4, 2C19, 2J2), one of the most informative proteins corelated with toxicity according to our feature selection paradigm, is well established as a toxic drug target due to its ability to modulate the metabolism of other drugs</w:t>
      </w:r>
      <w:r>
        <w:rPr>
          <w:color w:val="000000"/>
          <w:highlight w:val="white"/>
          <w:vertAlign w:val="superscript"/>
        </w:rPr>
        <w:t>25</w:t>
      </w:r>
      <w:r>
        <w:rPr>
          <w:color w:val="000000"/>
          <w:highlight w:val="white"/>
        </w:rPr>
        <w:t>, involvement in drug-drug interactions</w:t>
      </w:r>
      <w:r>
        <w:rPr>
          <w:color w:val="000000"/>
          <w:highlight w:val="white"/>
          <w:vertAlign w:val="superscript"/>
        </w:rPr>
        <w:t>35</w:t>
      </w:r>
      <w:r>
        <w:rPr>
          <w:color w:val="000000"/>
          <w:highlight w:val="white"/>
        </w:rPr>
        <w:t xml:space="preserve"> and pharmacogenetics</w:t>
      </w:r>
      <w:r>
        <w:rPr>
          <w:color w:val="000000"/>
          <w:highlight w:val="white"/>
          <w:vertAlign w:val="superscript"/>
        </w:rPr>
        <w:t>36</w:t>
      </w:r>
      <w:r>
        <w:rPr>
          <w:color w:val="000000"/>
          <w:highlight w:val="white"/>
        </w:rPr>
        <w:t>. Certain membrane transporters, which often have similar pharmacological role to that of metabolic enzymes in controlling drug ADME</w:t>
      </w:r>
      <w:r>
        <w:rPr>
          <w:color w:val="000000"/>
          <w:highlight w:val="white"/>
          <w:vertAlign w:val="superscript"/>
        </w:rPr>
        <w:t>26</w:t>
      </w:r>
      <w:r>
        <w:rPr>
          <w:color w:val="000000"/>
          <w:highlight w:val="white"/>
        </w:rPr>
        <w:t>, are also implicated in toxicity (Supplementary Table 2). For example, drug modulation of the ATP-binding cassette sub-family results in cardiotoxicity</w:t>
      </w:r>
      <w:r>
        <w:rPr>
          <w:color w:val="000000"/>
          <w:highlight w:val="white"/>
          <w:vertAlign w:val="superscript"/>
        </w:rPr>
        <w:t>37</w:t>
      </w:r>
      <w:r>
        <w:rPr>
          <w:color w:val="000000"/>
          <w:highlight w:val="white"/>
        </w:rPr>
        <w:t>. The bile salt export pump (ABCB11) has known association with hepatotoxicity</w:t>
      </w:r>
      <w:r>
        <w:rPr>
          <w:color w:val="000000"/>
          <w:highlight w:val="white"/>
          <w:vertAlign w:val="superscript"/>
        </w:rPr>
        <w:t>38</w:t>
      </w:r>
      <w:r>
        <w:rPr>
          <w:color w:val="000000"/>
          <w:highlight w:val="white"/>
        </w:rPr>
        <w:t xml:space="preserve">. Interestingly, the sodium dependent dopamine transporter DAT (SLC6A3), which is targeted by many CNS drugs such as SSRIs and SNRIs, was also correlated with toxicity in our study. This transporter is not known to be related to pharmacokinetics, and thus, it is not regularly screened </w:t>
      </w:r>
      <w:sdt>
        <w:sdtPr>
          <w:tag w:val="goog_rdk_396"/>
          <w:id w:val="-1092793594"/>
        </w:sdtPr>
        <w:sdtContent>
          <w:del w:id="618" w:author="Nicole Zatorski" w:date="2025-09-26T23:08:00Z">
            <w:r>
              <w:rPr>
                <w:color w:val="000000"/>
                <w:highlight w:val="white"/>
              </w:rPr>
              <w:delText xml:space="preserve">by </w:delText>
            </w:r>
          </w:del>
        </w:sdtContent>
      </w:sdt>
      <w:r>
        <w:rPr>
          <w:color w:val="000000"/>
          <w:highlight w:val="white"/>
        </w:rPr>
        <w:t xml:space="preserve">for activity during drug development like the drug ADME transporters above. Features of these proteins such as composition of helical regions and number of amino acid contacts also play a large role in the pattern of drug toxicity further explored by our predictive machine learning model. Interestingly, </w:t>
      </w:r>
      <w:r>
        <w:rPr>
          <w:color w:val="000000"/>
          <w:highlight w:val="white"/>
        </w:rPr>
        <w:lastRenderedPageBreak/>
        <w:t>these features are commonly observed in membrane proteins, such as the transporters discussed</w:t>
      </w:r>
      <w:r>
        <w:rPr>
          <w:color w:val="000000"/>
          <w:highlight w:val="white"/>
          <w:vertAlign w:val="superscript"/>
        </w:rPr>
        <w:t>39</w:t>
      </w:r>
      <w:r>
        <w:rPr>
          <w:color w:val="000000"/>
          <w:highlight w:val="white"/>
        </w:rPr>
        <w:t>. Our work therefore suggests additional proteins and structural features of proteins which would be beneficial to include in drug toxicity screening panels.</w:t>
      </w:r>
    </w:p>
    <w:p w14:paraId="000000AA" w14:textId="77777777" w:rsidR="000F7A7E" w:rsidRDefault="00000000">
      <w:pPr>
        <w:spacing w:line="480" w:lineRule="auto"/>
        <w:ind w:firstLine="720"/>
        <w:jc w:val="both"/>
        <w:rPr>
          <w:color w:val="000000"/>
          <w:highlight w:val="white"/>
        </w:rPr>
      </w:pPr>
      <w:r>
        <w:rPr>
          <w:color w:val="000000"/>
          <w:highlight w:val="white"/>
        </w:rPr>
        <w:t>To utilize our new insights on drug toxicity, we developed a screening tool for flagging potentially toxic drugs. We built an ensemble predictor (Fig. 4A), Withdrawal Anticipation and Toxicity Characterization of Hits (WATCH), which applies classifiers to various chemical and protein features to label a drug with its withdrawal potential. The 10-fold cross-validated ensemble predictor assessed on</w:t>
      </w:r>
      <w:sdt>
        <w:sdtPr>
          <w:tag w:val="goog_rdk_397"/>
          <w:id w:val="527856726"/>
        </w:sdtPr>
        <w:sdtContent>
          <w:del w:id="619" w:author="Nicole Zatorski, M.D., Ph.D." w:date="2025-09-14T19:07:00Z">
            <w:r>
              <w:rPr>
                <w:color w:val="000000"/>
                <w:highlight w:val="white"/>
              </w:rPr>
              <w:delText xml:space="preserve"> balanced,</w:delText>
            </w:r>
          </w:del>
        </w:sdtContent>
      </w:sdt>
      <w:r>
        <w:rPr>
          <w:color w:val="000000"/>
          <w:highlight w:val="white"/>
        </w:rPr>
        <w:t xml:space="preserve"> holdout test sets scored an accuracy of </w:t>
      </w:r>
      <w:sdt>
        <w:sdtPr>
          <w:tag w:val="goog_rdk_398"/>
          <w:id w:val="1600336332"/>
        </w:sdtPr>
        <w:sdtContent>
          <w:sdt>
            <w:sdtPr>
              <w:tag w:val="goog_rdk_399"/>
              <w:id w:val="316729712"/>
            </w:sdtPr>
            <w:sdtContent>
              <w:ins w:id="620" w:author="Nicole Zatorski" w:date="2025-09-26T23:07:00Z">
                <w:r>
                  <w:rPr>
                    <w:highlight w:val="white"/>
                    <w:rPrChange w:id="621" w:author="Nicole Zatorski" w:date="2025-09-26T23:07:00Z">
                      <w:rPr>
                        <w:color w:val="000000"/>
                        <w:highlight w:val="white"/>
                      </w:rPr>
                    </w:rPrChange>
                  </w:rPr>
                  <w:t>0.885±0.091</w:t>
                </w:r>
              </w:ins>
            </w:sdtContent>
          </w:sdt>
        </w:sdtContent>
      </w:sdt>
      <w:sdt>
        <w:sdtPr>
          <w:tag w:val="goog_rdk_400"/>
          <w:id w:val="-1044829257"/>
        </w:sdtPr>
        <w:sdtContent>
          <w:sdt>
            <w:sdtPr>
              <w:tag w:val="goog_rdk_401"/>
              <w:id w:val="205668990"/>
            </w:sdtPr>
            <w:sdtContent>
              <w:del w:id="622" w:author="Nicole Zatorski" w:date="2025-09-26T23:07:00Z">
                <w:r>
                  <w:rPr>
                    <w:highlight w:val="white"/>
                    <w:rPrChange w:id="623" w:author="Nicole Zatorski" w:date="2025-09-26T23:07:00Z">
                      <w:rPr>
                        <w:color w:val="000000"/>
                        <w:highlight w:val="white"/>
                      </w:rPr>
                    </w:rPrChange>
                  </w:rPr>
                  <w:delText>92.0%</w:delText>
                </w:r>
              </w:del>
            </w:sdtContent>
          </w:sdt>
        </w:sdtContent>
      </w:sdt>
      <w:r>
        <w:rPr>
          <w:color w:val="000000"/>
          <w:highlight w:val="white"/>
        </w:rPr>
        <w:t xml:space="preserve">, F1 of </w:t>
      </w:r>
      <w:sdt>
        <w:sdtPr>
          <w:tag w:val="goog_rdk_402"/>
          <w:id w:val="991509807"/>
        </w:sdtPr>
        <w:sdtContent>
          <w:sdt>
            <w:sdtPr>
              <w:tag w:val="goog_rdk_403"/>
              <w:id w:val="1918244936"/>
            </w:sdtPr>
            <w:sdtContent>
              <w:ins w:id="624" w:author="Nicole Zatorski" w:date="2025-09-26T23:07:00Z">
                <w:r>
                  <w:rPr>
                    <w:highlight w:val="white"/>
                    <w:rPrChange w:id="625" w:author="Nicole Zatorski" w:date="2025-09-26T23:07:00Z">
                      <w:rPr>
                        <w:color w:val="000000"/>
                        <w:highlight w:val="white"/>
                      </w:rPr>
                    </w:rPrChange>
                  </w:rPr>
                  <w:t>0.879±0.103</w:t>
                </w:r>
              </w:ins>
            </w:sdtContent>
          </w:sdt>
        </w:sdtContent>
      </w:sdt>
      <w:sdt>
        <w:sdtPr>
          <w:tag w:val="goog_rdk_404"/>
          <w:id w:val="1814517868"/>
        </w:sdtPr>
        <w:sdtContent>
          <w:sdt>
            <w:sdtPr>
              <w:tag w:val="goog_rdk_405"/>
              <w:id w:val="-337753128"/>
            </w:sdtPr>
            <w:sdtContent>
              <w:del w:id="626" w:author="Nicole Zatorski" w:date="2025-09-26T23:07:00Z">
                <w:r>
                  <w:rPr>
                    <w:highlight w:val="white"/>
                    <w:rPrChange w:id="627" w:author="Nicole Zatorski" w:date="2025-09-26T23:07:00Z">
                      <w:rPr>
                        <w:color w:val="000000"/>
                        <w:highlight w:val="white"/>
                      </w:rPr>
                    </w:rPrChange>
                  </w:rPr>
                  <w:delText>0.919</w:delText>
                </w:r>
              </w:del>
            </w:sdtContent>
          </w:sdt>
        </w:sdtContent>
      </w:sdt>
      <w:r>
        <w:rPr>
          <w:color w:val="000000"/>
          <w:highlight w:val="white"/>
        </w:rPr>
        <w:t xml:space="preserve">, and a MCC of </w:t>
      </w:r>
      <w:sdt>
        <w:sdtPr>
          <w:tag w:val="goog_rdk_406"/>
          <w:id w:val="-385873059"/>
        </w:sdtPr>
        <w:sdtContent>
          <w:sdt>
            <w:sdtPr>
              <w:tag w:val="goog_rdk_407"/>
              <w:id w:val="1846534392"/>
            </w:sdtPr>
            <w:sdtContent>
              <w:ins w:id="628" w:author="Nicole Zatorski" w:date="2025-09-26T23:07:00Z">
                <w:r>
                  <w:rPr>
                    <w:highlight w:val="white"/>
                    <w:rPrChange w:id="629" w:author="Nicole Zatorski" w:date="2025-09-26T23:07:00Z">
                      <w:rPr>
                        <w:color w:val="000000"/>
                        <w:highlight w:val="white"/>
                      </w:rPr>
                    </w:rPrChange>
                  </w:rPr>
                  <w:t>0.775±0.178</w:t>
                </w:r>
              </w:ins>
            </w:sdtContent>
          </w:sdt>
        </w:sdtContent>
      </w:sdt>
      <w:sdt>
        <w:sdtPr>
          <w:tag w:val="goog_rdk_408"/>
          <w:id w:val="1844385977"/>
        </w:sdtPr>
        <w:sdtContent>
          <w:sdt>
            <w:sdtPr>
              <w:tag w:val="goog_rdk_409"/>
              <w:id w:val="-488912682"/>
            </w:sdtPr>
            <w:sdtContent>
              <w:del w:id="630" w:author="Nicole Zatorski" w:date="2025-09-26T23:07:00Z">
                <w:r>
                  <w:rPr>
                    <w:highlight w:val="white"/>
                    <w:rPrChange w:id="631" w:author="Nicole Zatorski" w:date="2025-09-26T23:07:00Z">
                      <w:rPr>
                        <w:color w:val="000000"/>
                        <w:highlight w:val="white"/>
                      </w:rPr>
                    </w:rPrChange>
                  </w:rPr>
                  <w:delText>0.845</w:delText>
                </w:r>
              </w:del>
            </w:sdtContent>
          </w:sdt>
        </w:sdtContent>
      </w:sdt>
      <w:r>
        <w:rPr>
          <w:color w:val="000000"/>
          <w:highlight w:val="white"/>
        </w:rPr>
        <w:t xml:space="preserve"> (Table 2). </w:t>
      </w:r>
      <w:sdt>
        <w:sdtPr>
          <w:tag w:val="goog_rdk_410"/>
          <w:id w:val="213784572"/>
        </w:sdtPr>
        <w:sdtContent>
          <w:ins w:id="632" w:author="Nicole Zatorski" w:date="2025-09-26T23:07:00Z">
            <w:r>
              <w:rPr>
                <w:color w:val="000000"/>
                <w:highlight w:val="white"/>
              </w:rPr>
              <w:t xml:space="preserve"> This is statistically no different from the simple model trained on all data features at the s</w:t>
            </w:r>
          </w:ins>
          <w:sdt>
            <w:sdtPr>
              <w:tag w:val="goog_rdk_411"/>
              <w:id w:val="-1912970060"/>
            </w:sdtPr>
            <w:sdtContent>
              <w:ins w:id="633" w:author="Nicole Zatorski" w:date="2025-09-26T23:07:00Z">
                <w:r>
                  <w:rPr>
                    <w:highlight w:val="white"/>
                    <w:rPrChange w:id="634" w:author="Nicole Zatorski" w:date="2025-09-26T23:07:00Z">
                      <w:rPr>
                        <w:color w:val="000000"/>
                        <w:highlight w:val="white"/>
                      </w:rPr>
                    </w:rPrChange>
                  </w:rPr>
                  <w:t xml:space="preserve">ame time (Table 3), however, has an added benefit of interpretability as it provides insight into </w:t>
                </w:r>
              </w:ins>
            </w:sdtContent>
          </w:sdt>
          <w:customXmlInsRangeStart w:id="635" w:author="Nicole Zatorski" w:date="2025-09-26T23:07:00Z"/>
          <w:sdt>
            <w:sdtPr>
              <w:tag w:val="goog_rdk_412"/>
              <w:id w:val="-890665646"/>
            </w:sdtPr>
            <w:sdtContent>
              <w:customXmlInsRangeEnd w:id="635"/>
              <w:ins w:id="636" w:author="Nicole Zatorski" w:date="2025-09-26T23:07:00Z">
                <w:r>
                  <w:rPr>
                    <w:highlight w:val="white"/>
                  </w:rPr>
                  <w:t>which</w:t>
                </w:r>
              </w:ins>
              <w:customXmlInsRangeStart w:id="637" w:author="Nicole Zatorski" w:date="2025-09-26T23:07:00Z"/>
            </w:sdtContent>
          </w:sdt>
          <w:customXmlInsRangeEnd w:id="637"/>
          <w:customXmlInsRangeStart w:id="638" w:author="Nicole Zatorski" w:date="2025-09-26T23:07:00Z"/>
          <w:sdt>
            <w:sdtPr>
              <w:tag w:val="goog_rdk_413"/>
              <w:id w:val="415808179"/>
            </w:sdtPr>
            <w:sdtContent>
              <w:customXmlInsRangeEnd w:id="638"/>
              <w:ins w:id="639" w:author="Nicole Zatorski" w:date="2025-09-26T23:07:00Z">
                <w:r>
                  <w:rPr>
                    <w:highlight w:val="white"/>
                    <w:rPrChange w:id="640" w:author="Nicole Zatorski" w:date="2025-09-26T23:07:00Z">
                      <w:rPr>
                        <w:color w:val="000000"/>
                        <w:highlight w:val="white"/>
                      </w:rPr>
                    </w:rPrChange>
                  </w:rPr>
                  <w:t xml:space="preserve"> category of features (drug structures, drug targets, drug features, target features) best predict toxicity. Adding an analysis of individual feature selection further contributes to interpretability and </w:t>
                </w:r>
              </w:ins>
              <w:customXmlInsRangeStart w:id="641" w:author="Nicole Zatorski" w:date="2025-09-26T23:07:00Z"/>
            </w:sdtContent>
          </w:sdt>
          <w:customXmlInsRangeEnd w:id="641"/>
          <w:customXmlInsRangeStart w:id="642" w:author="Nicole Zatorski" w:date="2025-09-26T23:07:00Z"/>
          <w:sdt>
            <w:sdtPr>
              <w:tag w:val="goog_rdk_414"/>
              <w:id w:val="-183704873"/>
            </w:sdtPr>
            <w:sdtContent>
              <w:customXmlInsRangeEnd w:id="642"/>
              <w:ins w:id="643" w:author="Nicole Zatorski" w:date="2025-09-26T23:07:00Z">
                <w:r>
                  <w:rPr>
                    <w:highlight w:val="white"/>
                  </w:rPr>
                  <w:t>provides scientific insight into important characteristics of molecules and targets in drug development.</w:t>
                </w:r>
              </w:ins>
              <w:customXmlInsRangeStart w:id="644" w:author="Nicole Zatorski" w:date="2025-09-26T23:07:00Z"/>
            </w:sdtContent>
          </w:sdt>
          <w:customXmlInsRangeEnd w:id="644"/>
          <w:customXmlInsRangeStart w:id="645" w:author="Nicole Zatorski" w:date="2025-09-26T23:07:00Z"/>
          <w:sdt>
            <w:sdtPr>
              <w:tag w:val="goog_rdk_415"/>
              <w:id w:val="-260920356"/>
            </w:sdtPr>
            <w:sdtContent>
              <w:customXmlInsRangeEnd w:id="645"/>
              <w:ins w:id="646" w:author="Nicole Zatorski" w:date="2025-09-26T23:07:00Z">
                <w:r>
                  <w:rPr>
                    <w:highlight w:val="white"/>
                    <w:rPrChange w:id="647" w:author="Nicole Zatorski" w:date="2025-09-26T23:07:00Z">
                      <w:rPr>
                        <w:color w:val="000000"/>
                        <w:highlight w:val="white"/>
                      </w:rPr>
                    </w:rPrChange>
                  </w:rPr>
                  <w:t xml:space="preserve"> </w:t>
                </w:r>
              </w:ins>
              <w:customXmlInsRangeStart w:id="648" w:author="Nicole Zatorski" w:date="2025-09-26T23:07:00Z"/>
            </w:sdtContent>
          </w:sdt>
          <w:customXmlInsRangeEnd w:id="648"/>
        </w:sdtContent>
      </w:sdt>
    </w:p>
    <w:p w14:paraId="000000AB" w14:textId="77777777" w:rsidR="000F7A7E" w:rsidRDefault="00000000">
      <w:pPr>
        <w:spacing w:line="480" w:lineRule="auto"/>
        <w:ind w:firstLine="360"/>
        <w:jc w:val="both"/>
        <w:rPr>
          <w:color w:val="000000"/>
          <w:highlight w:val="white"/>
        </w:rPr>
      </w:pPr>
      <w:r>
        <w:rPr>
          <w:color w:val="000000"/>
          <w:highlight w:val="white"/>
        </w:rPr>
        <w:t xml:space="preserve">We also analyzed the clinical trial drug landscape and applied the WATCH predictor to these compounds. The indications of clinical trial drugs reflect a slight predominance of new drugs targeting the alimentary and metabolism (16%) system. (Supplementary Fig. 3). Additional indications common in drugs currently in clinical trials include antineoplastic and immune (13%), cardiovascular (12%), and nervous system (13%) drugs. With the exception of antineoplastic drugs, which do not have as many drugs available as these other groups, these are all areas in which more drugs have been withdrawn than are currently available (Fig. 2). The preponderance of withdrawn drugs in these categories points to unmet needs that new drugs are being designed to fill. WATCH applied to drugs in clinical trials distinguished a number of drugs that are expected </w:t>
      </w:r>
      <w:r>
        <w:rPr>
          <w:color w:val="000000"/>
          <w:highlight w:val="white"/>
        </w:rPr>
        <w:lastRenderedPageBreak/>
        <w:t>to be withdrawn from the market (Fig. 5). Interestingly, Flindokalner targets potassium ion channels</w:t>
      </w:r>
      <w:r>
        <w:rPr>
          <w:color w:val="000000"/>
          <w:highlight w:val="white"/>
          <w:vertAlign w:val="superscript"/>
        </w:rPr>
        <w:t>40</w:t>
      </w:r>
      <w:r>
        <w:rPr>
          <w:color w:val="000000"/>
          <w:highlight w:val="white"/>
        </w:rPr>
        <w:t>, which overlaps with the know toxic targets found through recursive feature elimination, and is indicated for migraines and post-traumatic headaches (NCT03887325). Levosulpiride is indicated for gastric motility disorders. In trials this drug has been observed to cause severe side effects such as acute dystonias and Parkinson like symptoms</w:t>
      </w:r>
      <w:r>
        <w:rPr>
          <w:color w:val="000000"/>
          <w:highlight w:val="white"/>
          <w:vertAlign w:val="superscript"/>
        </w:rPr>
        <w:t>41</w:t>
      </w:r>
      <w:r>
        <w:rPr>
          <w:color w:val="000000"/>
          <w:highlight w:val="white"/>
        </w:rPr>
        <w:t>. Amithiozone has been used as a treatment for tuberculosis, but was replaced with newer, less toxic antibiotics</w:t>
      </w:r>
      <w:r>
        <w:rPr>
          <w:color w:val="000000"/>
          <w:highlight w:val="white"/>
          <w:vertAlign w:val="superscript"/>
        </w:rPr>
        <w:t>42</w:t>
      </w:r>
      <w:r>
        <w:rPr>
          <w:color w:val="000000"/>
          <w:highlight w:val="white"/>
        </w:rPr>
        <w:t>. Currently, Amithiozone  is being re-investigated as a therapy for Mycobacterium Avium Complex</w:t>
      </w:r>
      <w:r>
        <w:rPr>
          <w:color w:val="000000"/>
          <w:highlight w:val="white"/>
          <w:vertAlign w:val="superscript"/>
        </w:rPr>
        <w:t>43</w:t>
      </w:r>
      <w:r>
        <w:rPr>
          <w:color w:val="000000"/>
          <w:highlight w:val="white"/>
        </w:rPr>
        <w:t>. AZD1981 is a CRTh2 receptor antagonist indicated as an asthma therapy</w:t>
      </w:r>
      <w:r>
        <w:rPr>
          <w:color w:val="000000"/>
          <w:highlight w:val="white"/>
          <w:vertAlign w:val="superscript"/>
        </w:rPr>
        <w:t>44</w:t>
      </w:r>
      <w:r>
        <w:rPr>
          <w:color w:val="000000"/>
          <w:highlight w:val="white"/>
        </w:rPr>
        <w:t>. Incyclinide is an antineoplastic agent</w:t>
      </w:r>
      <w:r>
        <w:rPr>
          <w:color w:val="000000"/>
          <w:highlight w:val="white"/>
          <w:vertAlign w:val="superscript"/>
        </w:rPr>
        <w:t>45</w:t>
      </w:r>
      <w:r>
        <w:rPr>
          <w:color w:val="000000"/>
          <w:highlight w:val="white"/>
        </w:rPr>
        <w:t xml:space="preserve">. In summary, many of the drugs flagged by the withdrawn prediction model, have already begun to demonstrate serious side effects in clinical trials. This demonstrates the applicability of the predictor for future drug toxicity investigations. Furthermore, the characterization of withdrawn drugs and WATCH are meant to serve as tools for drug developers in the ever-evolving endeavor to predict the toxicity of candidate compounds. </w:t>
      </w:r>
    </w:p>
    <w:p w14:paraId="000000AC" w14:textId="77777777" w:rsidR="000F7A7E" w:rsidRDefault="00000000">
      <w:pPr>
        <w:spacing w:line="480" w:lineRule="auto"/>
        <w:rPr>
          <w:b/>
          <w:bCs/>
          <w:color w:val="000000"/>
          <w:highlight w:val="white"/>
        </w:rPr>
      </w:pPr>
      <w:r>
        <w:rPr>
          <w:b/>
          <w:bCs/>
          <w:color w:val="000000"/>
          <w:highlight w:val="white"/>
        </w:rPr>
        <w:t>METHODS</w:t>
      </w:r>
    </w:p>
    <w:p w14:paraId="000000AD" w14:textId="77777777" w:rsidR="000F7A7E" w:rsidRDefault="00000000">
      <w:pPr>
        <w:spacing w:line="480" w:lineRule="auto"/>
        <w:rPr>
          <w:color w:val="000000"/>
          <w:highlight w:val="white"/>
        </w:rPr>
      </w:pPr>
      <w:r>
        <w:rPr>
          <w:b/>
          <w:bCs/>
          <w:color w:val="000000"/>
          <w:highlight w:val="white"/>
        </w:rPr>
        <w:t>Drug ATC analysis</w:t>
      </w:r>
    </w:p>
    <w:p w14:paraId="000000AE" w14:textId="77777777" w:rsidR="000F7A7E" w:rsidRDefault="00000000">
      <w:pPr>
        <w:spacing w:line="480" w:lineRule="auto"/>
        <w:ind w:firstLine="360"/>
        <w:jc w:val="both"/>
        <w:rPr>
          <w:color w:val="000000"/>
          <w:highlight w:val="white"/>
        </w:rPr>
      </w:pPr>
      <w:r>
        <w:rPr>
          <w:color w:val="000000"/>
          <w:highlight w:val="white"/>
        </w:rPr>
        <w:t>Using the withdrawal reasons and ATC datasets, we analyzed the main organ systems that drugs target. We manually grouped the non-standardized labels describing reasons for drug withdrawal (Fig. 1, Supplemental Fig. 2). In addition, to investigate the differences between organ systems of action in withdrawn and not withdrawn drugs, we used the anatomic therapeutic chemical (ATC) code</w:t>
      </w:r>
      <w:r>
        <w:rPr>
          <w:color w:val="000000"/>
          <w:highlight w:val="white"/>
          <w:vertAlign w:val="superscript"/>
        </w:rPr>
        <w:t>22</w:t>
      </w:r>
      <w:r>
        <w:rPr>
          <w:color w:val="000000"/>
          <w:highlight w:val="white"/>
        </w:rPr>
        <w:t xml:space="preserve"> designation, the first letter of which indicates anatomical main group</w:t>
      </w:r>
      <w:r>
        <w:rPr>
          <w:color w:val="000000"/>
          <w:highlight w:val="white"/>
          <w:vertAlign w:val="superscript"/>
        </w:rPr>
        <w:t>46</w:t>
      </w:r>
      <w:r>
        <w:rPr>
          <w:color w:val="000000"/>
          <w:highlight w:val="white"/>
        </w:rPr>
        <w:t xml:space="preserve">. Frequencies of withdrawn and not withdrawn drugs for each therapeutic indication category were compared using the scipy.stats.fisher_exact test 1.6.0 (Fig. 2). Drugs without an ATC code were </w:t>
      </w:r>
      <w:r>
        <w:rPr>
          <w:color w:val="000000"/>
          <w:highlight w:val="white"/>
        </w:rPr>
        <w:lastRenderedPageBreak/>
        <w:t>omitted. The Bonferroni</w:t>
      </w:r>
      <w:r>
        <w:rPr>
          <w:color w:val="000000"/>
          <w:highlight w:val="white"/>
          <w:vertAlign w:val="superscript"/>
        </w:rPr>
        <w:t>47</w:t>
      </w:r>
      <w:r>
        <w:rPr>
          <w:color w:val="000000"/>
          <w:highlight w:val="white"/>
        </w:rPr>
        <w:t xml:space="preserve"> adjusted p value was 0.0036. It is possible for a drug to have more than one reason for withdrawal and organ system of indication.</w:t>
      </w:r>
    </w:p>
    <w:p w14:paraId="000000AF" w14:textId="77777777" w:rsidR="000F7A7E" w:rsidRDefault="00000000">
      <w:pPr>
        <w:spacing w:line="480" w:lineRule="auto"/>
        <w:rPr>
          <w:highlight w:val="white"/>
        </w:rPr>
      </w:pPr>
      <w:r>
        <w:rPr>
          <w:b/>
          <w:bCs/>
          <w:color w:val="000000"/>
          <w:highlight w:val="white"/>
        </w:rPr>
        <w:t xml:space="preserve">Feature selection </w:t>
      </w:r>
    </w:p>
    <w:p w14:paraId="000000B0" w14:textId="77777777" w:rsidR="000F7A7E" w:rsidRDefault="00000000">
      <w:pPr>
        <w:spacing w:line="480" w:lineRule="auto"/>
        <w:ind w:firstLine="360"/>
        <w:jc w:val="both"/>
        <w:rPr>
          <w:color w:val="000000"/>
          <w:highlight w:val="white"/>
        </w:rPr>
      </w:pPr>
      <w:r>
        <w:rPr>
          <w:color w:val="000000"/>
          <w:highlight w:val="white"/>
        </w:rPr>
        <w:t xml:space="preserve">Characteristics that most distinguished between withdrawn and not withdrawn drugs were determined with three different feature selection methods on three sets of data features (drug molecular features, drug targets, and drug target features). Specifically, the methods we used were: (i) recursive feature elimination with cross validation (RFECV) in scikit learn 1.1.2. The cross validation splitting strategy (cv) equaled 5 folds, the steps value equaled 1, and the classifier was a random forest model; (ii) Scikit learn 1.1.2. variance threshold with a threshold of 0; and (iii) generic univariate selection for the top 25% of features with a chi squared score function was also applied. These three feature selection methods were applied to each dataset separately 10 times using a random </w:t>
      </w:r>
      <w:sdt>
        <w:sdtPr>
          <w:tag w:val="goog_rdk_416"/>
          <w:id w:val="-843263771"/>
        </w:sdtPr>
        <w:sdtContent>
          <w:del w:id="649" w:author="Nicole Zatorski, M.D., Ph.D." w:date="2025-09-14T19:07:00Z">
            <w:r>
              <w:rPr>
                <w:color w:val="000000"/>
                <w:highlight w:val="white"/>
              </w:rPr>
              <w:delText xml:space="preserve">balanced </w:delText>
            </w:r>
          </w:del>
        </w:sdtContent>
      </w:sdt>
      <w:r>
        <w:rPr>
          <w:color w:val="000000"/>
          <w:highlight w:val="white"/>
        </w:rPr>
        <w:t>80% of the data each time and random seeds 0-9. Scores were normalized to be out of 10, where the best features would score a 10, and combined for each feature selection model with equal weights.</w:t>
      </w:r>
    </w:p>
    <w:p w14:paraId="000000B1" w14:textId="77777777" w:rsidR="000F7A7E" w:rsidRDefault="00000000">
      <w:pPr>
        <w:spacing w:line="480" w:lineRule="auto"/>
        <w:ind w:firstLine="360"/>
        <w:jc w:val="both"/>
        <w:rPr>
          <w:color w:val="000000"/>
          <w:highlight w:val="white"/>
        </w:rPr>
      </w:pPr>
      <w:r>
        <w:rPr>
          <w:color w:val="000000"/>
          <w:highlight w:val="white"/>
        </w:rPr>
        <w:t>For visualization of the drug chemical features, the average values of continuous variables and the frequency counts normalized by the total number of drugs in each category for categorical variables were calculated for withdrawn and not withdrawn drugs. For each statistically significantly different chemical feature variable, the log base 2 value of the ratio of the withdrawn drug divided by the not withdrawn drug was plotted (Fig. 3).</w:t>
      </w:r>
    </w:p>
    <w:p w14:paraId="000000B2" w14:textId="77777777" w:rsidR="000F7A7E" w:rsidRDefault="00000000">
      <w:pPr>
        <w:spacing w:line="480" w:lineRule="auto"/>
        <w:rPr>
          <w:highlight w:val="white"/>
        </w:rPr>
      </w:pPr>
      <w:r>
        <w:rPr>
          <w:b/>
          <w:bCs/>
          <w:color w:val="000000"/>
          <w:highlight w:val="white"/>
        </w:rPr>
        <w:t>Prediction of compound withdrawal status</w:t>
      </w:r>
    </w:p>
    <w:p w14:paraId="000000B3" w14:textId="77777777" w:rsidR="000F7A7E" w:rsidRDefault="00000000">
      <w:pPr>
        <w:spacing w:line="480" w:lineRule="auto"/>
        <w:ind w:firstLine="360"/>
        <w:jc w:val="both"/>
        <w:rPr>
          <w:color w:val="000000"/>
          <w:highlight w:val="white"/>
        </w:rPr>
      </w:pPr>
      <w:r>
        <w:rPr>
          <w:color w:val="000000"/>
          <w:highlight w:val="white"/>
        </w:rPr>
        <w:t xml:space="preserve">Drug withdrawal status for existing drugs was predicted using a variety of machine learning approaches. First the fingerprint, drug chemical features, target, and target feature datasets were used independently to generate predictions. Each of the datasets were randomly split into </w:t>
      </w:r>
      <w:sdt>
        <w:sdtPr>
          <w:tag w:val="goog_rdk_417"/>
          <w:id w:val="-942298933"/>
        </w:sdtPr>
        <w:sdtContent>
          <w:del w:id="650" w:author="Nicole Zatorski, M.D., Ph.D." w:date="2025-09-14T19:07:00Z">
            <w:r>
              <w:rPr>
                <w:color w:val="000000"/>
                <w:highlight w:val="white"/>
              </w:rPr>
              <w:delText xml:space="preserve">balanced </w:delText>
            </w:r>
          </w:del>
        </w:sdtContent>
      </w:sdt>
      <w:sdt>
        <w:sdtPr>
          <w:tag w:val="goog_rdk_418"/>
          <w:id w:val="806371271"/>
        </w:sdtPr>
        <w:sdtContent>
          <w:sdt>
            <w:sdtPr>
              <w:tag w:val="goog_rdk_419"/>
              <w:id w:val="-1153717859"/>
            </w:sdtPr>
            <w:sdtContent>
              <w:ins w:id="651" w:author="Nicole Zatorski" w:date="2025-09-26T23:25:00Z">
                <w:r>
                  <w:rPr>
                    <w:highlight w:val="white"/>
                    <w:rPrChange w:id="652" w:author="Nicole Zatorski" w:date="2025-09-26T23:25:00Z">
                      <w:rPr>
                        <w:color w:val="000000"/>
                        <w:highlight w:val="white"/>
                      </w:rPr>
                    </w:rPrChange>
                  </w:rPr>
                  <w:t>60-30</w:t>
                </w:r>
              </w:ins>
            </w:sdtContent>
          </w:sdt>
        </w:sdtContent>
      </w:sdt>
      <w:sdt>
        <w:sdtPr>
          <w:tag w:val="goog_rdk_420"/>
          <w:id w:val="-1635245965"/>
        </w:sdtPr>
        <w:sdtContent>
          <w:sdt>
            <w:sdtPr>
              <w:tag w:val="goog_rdk_421"/>
              <w:id w:val="-272208112"/>
            </w:sdtPr>
            <w:sdtContent>
              <w:del w:id="653" w:author="Nicole Zatorski" w:date="2025-09-26T23:25:00Z">
                <w:r>
                  <w:rPr>
                    <w:highlight w:val="white"/>
                    <w:rPrChange w:id="654" w:author="Nicole Zatorski" w:date="2025-09-26T23:25:00Z">
                      <w:rPr>
                        <w:color w:val="000000"/>
                        <w:highlight w:val="white"/>
                      </w:rPr>
                    </w:rPrChange>
                  </w:rPr>
                  <w:delText>80-10</w:delText>
                </w:r>
              </w:del>
            </w:sdtContent>
          </w:sdt>
        </w:sdtContent>
      </w:sdt>
      <w:r>
        <w:rPr>
          <w:color w:val="000000"/>
          <w:highlight w:val="white"/>
        </w:rPr>
        <w:t>-</w:t>
      </w:r>
      <w:r>
        <w:rPr>
          <w:color w:val="000000"/>
          <w:highlight w:val="white"/>
        </w:rPr>
        <w:lastRenderedPageBreak/>
        <w:t xml:space="preserve">10 percent segments. </w:t>
      </w:r>
      <w:sdt>
        <w:sdtPr>
          <w:tag w:val="goog_rdk_422"/>
          <w:id w:val="135739159"/>
        </w:sdtPr>
        <w:sdtContent>
          <w:del w:id="655" w:author="Nicole Zatorski" w:date="2025-09-26T23:25:00Z">
            <w:r>
              <w:rPr>
                <w:color w:val="000000"/>
                <w:highlight w:val="white"/>
              </w:rPr>
              <w:delText>These represent the training, first test, and second test sets respectively. Balancing of the sets ensured an equal number of withdrawn and not withdrawn drugs in each training and testing tranche</w:delText>
            </w:r>
          </w:del>
        </w:sdtContent>
      </w:sdt>
      <w:r>
        <w:rPr>
          <w:color w:val="000000"/>
          <w:highlight w:val="white"/>
        </w:rPr>
        <w:t xml:space="preserve">. </w:t>
      </w:r>
      <w:sdt>
        <w:sdtPr>
          <w:tag w:val="goog_rdk_423"/>
          <w:id w:val="-10530769"/>
        </w:sdtPr>
        <w:sdtContent>
          <w:sdt>
            <w:sdtPr>
              <w:tag w:val="goog_rdk_424"/>
              <w:id w:val="889320365"/>
            </w:sdtPr>
            <w:sdtContent>
              <w:ins w:id="656" w:author="Nicole Zatorski" w:date="2025-09-26T23:26:00Z">
                <w:r>
                  <w:rPr>
                    <w:highlight w:val="white"/>
                    <w:rPrChange w:id="657" w:author="Nicole Zatorski" w:date="2025-09-26T23:26:00Z">
                      <w:rPr>
                        <w:color w:val="000000"/>
                        <w:highlight w:val="white"/>
                      </w:rPr>
                    </w:rPrChange>
                  </w:rPr>
                  <w:t xml:space="preserve">The ratio of </w:t>
                </w:r>
              </w:ins>
            </w:sdtContent>
          </w:sdt>
          <w:customXmlInsRangeStart w:id="658" w:author="Nicole Zatorski" w:date="2025-09-26T23:26:00Z"/>
          <w:sdt>
            <w:sdtPr>
              <w:tag w:val="goog_rdk_425"/>
              <w:id w:val="75503513"/>
            </w:sdtPr>
            <w:sdtContent>
              <w:customXmlInsRangeEnd w:id="658"/>
              <w:ins w:id="659" w:author="Nicole Zatorski" w:date="2025-09-26T23:26:00Z">
                <w:r>
                  <w:rPr>
                    <w:highlight w:val="white"/>
                    <w:rPrChange w:id="660" w:author="Nicole Zatorski" w:date="2025-09-26T23:26:00Z">
                      <w:rPr>
                        <w:color w:val="000000"/>
                        <w:highlight w:val="white"/>
                      </w:rPr>
                    </w:rPrChange>
                  </w:rPr>
                  <w:t>withdrawn</w:t>
                </w:r>
              </w:ins>
              <w:customXmlInsRangeStart w:id="661" w:author="Nicole Zatorski" w:date="2025-09-26T23:26:00Z"/>
            </w:sdtContent>
          </w:sdt>
          <w:customXmlInsRangeEnd w:id="661"/>
          <w:customXmlInsRangeStart w:id="662" w:author="Nicole Zatorski" w:date="2025-09-26T23:26:00Z"/>
          <w:sdt>
            <w:sdtPr>
              <w:tag w:val="goog_rdk_426"/>
              <w:id w:val="1449686530"/>
            </w:sdtPr>
            <w:sdtContent>
              <w:customXmlInsRangeEnd w:id="662"/>
              <w:ins w:id="663" w:author="Nicole Zatorski" w:date="2025-09-26T23:26:00Z">
                <w:r>
                  <w:rPr>
                    <w:highlight w:val="white"/>
                    <w:rPrChange w:id="664" w:author="Nicole Zatorski" w:date="2025-09-26T23:26:00Z">
                      <w:rPr>
                        <w:color w:val="000000"/>
                        <w:highlight w:val="white"/>
                      </w:rPr>
                    </w:rPrChange>
                  </w:rPr>
                  <w:t xml:space="preserve"> to not withdrawn drugs was maintained within each of the segments of the data set. </w:t>
                </w:r>
              </w:ins>
              <w:customXmlInsRangeStart w:id="665" w:author="Nicole Zatorski" w:date="2025-09-26T23:26:00Z"/>
            </w:sdtContent>
          </w:sdt>
          <w:customXmlInsRangeEnd w:id="665"/>
        </w:sdtContent>
      </w:sdt>
      <w:r>
        <w:rPr>
          <w:color w:val="000000"/>
          <w:highlight w:val="white"/>
        </w:rPr>
        <w:t>Each feature was min-max normalized (Equation 1) using the minimum and maximum values of the feature in the training set. The Tree-based Pipeline Optimization Tool (TPOT)</w:t>
      </w:r>
      <w:r>
        <w:rPr>
          <w:color w:val="000000"/>
          <w:highlight w:val="white"/>
          <w:vertAlign w:val="superscript"/>
        </w:rPr>
        <w:t>48</w:t>
      </w:r>
      <w:r>
        <w:rPr>
          <w:color w:val="000000"/>
          <w:highlight w:val="white"/>
        </w:rPr>
        <w:t xml:space="preserve"> 0.11.7 was used to </w:t>
      </w:r>
      <w:sdt>
        <w:sdtPr>
          <w:tag w:val="goog_rdk_427"/>
          <w:id w:val="1533916539"/>
        </w:sdtPr>
        <w:sdtContent>
          <w:del w:id="666" w:author="Nicole Zatorski, M.D., Ph.D." w:date="2025-08-13T21:02:00Z">
            <w:r>
              <w:rPr>
                <w:color w:val="000000"/>
                <w:highlight w:val="white"/>
              </w:rPr>
              <w:delText xml:space="preserve">tune </w:delText>
            </w:r>
          </w:del>
        </w:sdtContent>
      </w:sdt>
      <w:sdt>
        <w:sdtPr>
          <w:tag w:val="goog_rdk_428"/>
          <w:id w:val="197860803"/>
        </w:sdtPr>
        <w:sdtContent>
          <w:ins w:id="667" w:author="Nicole Zatorski, M.D., Ph.D." w:date="2025-08-13T21:02:00Z">
            <w:r>
              <w:rPr>
                <w:color w:val="000000"/>
                <w:highlight w:val="white"/>
              </w:rPr>
              <w:t xml:space="preserve">evaluate algorithms and their  </w:t>
            </w:r>
          </w:ins>
        </w:sdtContent>
      </w:sdt>
      <w:r>
        <w:rPr>
          <w:color w:val="000000"/>
          <w:highlight w:val="white"/>
        </w:rPr>
        <w:t xml:space="preserve">hyperparameters for </w:t>
      </w:r>
      <w:sdt>
        <w:sdtPr>
          <w:tag w:val="goog_rdk_429"/>
          <w:id w:val="-389691194"/>
        </w:sdtPr>
        <w:sdtContent>
          <w:ins w:id="668" w:author="Nicole Zatorski, M.D., Ph.D." w:date="2025-08-13T21:14:00Z">
            <w:r>
              <w:rPr>
                <w:color w:val="000000"/>
                <w:highlight w:val="white"/>
              </w:rPr>
              <w:t xml:space="preserve">use in the ensemble model. </w:t>
            </w:r>
            <w:r>
              <w:t>This tool works by applying a genetic programming framework to automatically generate, optimize, and evolve machine learning pipelines composed of preprocessing steps, feature selection methods, model estimators, and hyperparameters, with performance assessed through cross-validated scoring functions.</w:t>
            </w:r>
            <w:r>
              <w:rPr>
                <w:color w:val="000000"/>
                <w:highlight w:val="white"/>
              </w:rPr>
              <w:t xml:space="preserve"> </w:t>
            </w:r>
          </w:ins>
        </w:sdtContent>
      </w:sdt>
      <w:sdt>
        <w:sdtPr>
          <w:tag w:val="goog_rdk_430"/>
          <w:id w:val="1811697636"/>
        </w:sdtPr>
        <w:sdtContent>
          <w:del w:id="669" w:author="Nicole Zatorski, M.D., Ph.D." w:date="2025-08-13T21:14:00Z">
            <w:r>
              <w:rPr>
                <w:color w:val="000000"/>
                <w:highlight w:val="white"/>
              </w:rPr>
              <w:delText xml:space="preserve">TPOT </w:delText>
            </w:r>
          </w:del>
        </w:sdtContent>
      </w:sdt>
      <w:sdt>
        <w:sdtPr>
          <w:tag w:val="goog_rdk_431"/>
          <w:id w:val="-473151624"/>
        </w:sdtPr>
        <w:sdtContent>
          <w:ins w:id="670" w:author="Nicole Zatorski, M.D., Ph.D." w:date="2025-08-13T21:12:00Z">
            <w:r>
              <w:rPr>
                <w:color w:val="000000"/>
                <w:highlight w:val="white"/>
              </w:rPr>
              <w:t xml:space="preserve">The algorithmic space that the TPOT was given to select from included: </w:t>
            </w:r>
          </w:ins>
        </w:sdtContent>
      </w:sdt>
      <w:r>
        <w:rPr>
          <w:color w:val="000000"/>
          <w:highlight w:val="white"/>
        </w:rPr>
        <w:t xml:space="preserve">neural networks, scikit learn random forest, scikit learn multilayer perceptron, and xgboost extreme gradient boosting. The parameters for </w:t>
      </w:r>
      <w:sdt>
        <w:sdtPr>
          <w:tag w:val="goog_rdk_432"/>
          <w:id w:val="821579377"/>
        </w:sdtPr>
        <w:sdtContent>
          <w:ins w:id="671" w:author="Nicole Zatorski, M.D., Ph.D." w:date="2025-08-13T21:14:00Z">
            <w:r>
              <w:rPr>
                <w:color w:val="000000"/>
                <w:highlight w:val="white"/>
              </w:rPr>
              <w:t xml:space="preserve">the </w:t>
            </w:r>
          </w:ins>
        </w:sdtContent>
      </w:sdt>
      <w:r>
        <w:rPr>
          <w:color w:val="000000"/>
          <w:highlight w:val="white"/>
        </w:rPr>
        <w:t xml:space="preserve">TPOT were: population size of 24, offspring size of 12, early stop of 12, scoring using accuracy, cv of 5, and generations of 5. The parameter search space for </w:t>
      </w:r>
      <w:sdt>
        <w:sdtPr>
          <w:tag w:val="goog_rdk_433"/>
          <w:id w:val="1173799525"/>
        </w:sdtPr>
        <w:sdtContent>
          <w:ins w:id="672" w:author="Nicole Zatorski, M.D., Ph.D." w:date="2025-08-13T21:13:00Z">
            <w:r>
              <w:rPr>
                <w:color w:val="000000"/>
                <w:highlight w:val="white"/>
              </w:rPr>
              <w:t xml:space="preserve">each algorithm evaluated with the TPOT </w:t>
            </w:r>
          </w:ins>
        </w:sdtContent>
      </w:sdt>
      <w:sdt>
        <w:sdtPr>
          <w:tag w:val="goog_rdk_434"/>
          <w:id w:val="709250609"/>
        </w:sdtPr>
        <w:sdtContent>
          <w:del w:id="673" w:author="Nicole Zatorski, M.D., Ph.D." w:date="2025-08-13T21:13:00Z">
            <w:r>
              <w:rPr>
                <w:color w:val="000000"/>
                <w:highlight w:val="white"/>
              </w:rPr>
              <w:delText xml:space="preserve">the models </w:delText>
            </w:r>
          </w:del>
        </w:sdtContent>
      </w:sdt>
      <w:r>
        <w:rPr>
          <w:color w:val="000000"/>
          <w:highlight w:val="white"/>
        </w:rPr>
        <w:t xml:space="preserve">are as follows. Random forest: criterion was entropy or gini; max depth was none and 10 through 500; max features were auto, square root, log2 or none; min samples per leaf were 2 through 15, min sample split was 5 through 15; number of estimators were 150 through 500. Multilayer perceptron: activation was identity, loginst, tanh, or relu; hidden layer sizes were 25 through 400; solver was lbfgs, stochastic gradient descent, or adam. Extreme gradient boosting: max depth was none or 10 through 500; number of estimators was 150 through 500. Following hyperparameter tuning, the top performing model was selected for each data set. </w:t>
      </w:r>
    </w:p>
    <w:p w14:paraId="000000B4" w14:textId="77777777" w:rsidR="000F7A7E" w:rsidRDefault="00000000">
      <w:pPr>
        <w:spacing w:line="480" w:lineRule="auto"/>
        <w:ind w:firstLine="360"/>
        <w:jc w:val="both"/>
        <w:rPr>
          <w:color w:val="000000"/>
          <w:highlight w:val="white"/>
        </w:rPr>
      </w:pPr>
      <w:r>
        <w:rPr>
          <w:color w:val="000000"/>
          <w:highlight w:val="white"/>
        </w:rPr>
        <w:t>Accuracy, area under the receiver operating characteristic curve (AUROC), F1, precision, recall, and Matthews Correlation Coefficient (MCC) were calculated with scikit learn on the first test set.</w:t>
      </w:r>
    </w:p>
    <w:p w14:paraId="000000B5" w14:textId="77777777" w:rsidR="000F7A7E" w:rsidRDefault="00000000">
      <w:pPr>
        <w:spacing w:line="480" w:lineRule="auto"/>
        <w:ind w:firstLine="360"/>
        <w:jc w:val="center"/>
        <w:rPr>
          <w:color w:val="000000"/>
          <w:highlight w:val="white"/>
        </w:rPr>
      </w:pPr>
      <w:r>
        <w:rPr>
          <w:b/>
          <w:bCs/>
          <w:color w:val="000000"/>
          <w:highlight w:val="white"/>
        </w:rPr>
        <w:t>Equation 1</w:t>
      </w:r>
      <w:r>
        <w:rPr>
          <w:color w:val="000000"/>
          <w:highlight w:val="white"/>
        </w:rPr>
        <w:t xml:space="preserve"> </w:t>
      </w:r>
      <w:r>
        <w:rPr>
          <w:color w:val="000000"/>
          <w:highlight w:val="white"/>
        </w:rPr>
        <w:tab/>
        <w:t xml:space="preserve">  </w:t>
      </w:r>
      <m:oMath>
        <m:r>
          <w:rPr>
            <w:rFonts w:ascii="Cambria Math" w:eastAsia="Cambria Math" w:hAnsi="Cambria Math" w:cs="Cambria Math"/>
            <w:color w:val="000000"/>
            <w:highlight w:val="white"/>
          </w:rPr>
          <m:t>normalization=</m:t>
        </m:r>
        <m:f>
          <m:fPr>
            <m:ctrlPr>
              <w:rPr>
                <w:rFonts w:ascii="Cambria Math" w:eastAsia="Cambria Math" w:hAnsi="Cambria Math" w:cs="Cambria Math"/>
                <w:color w:val="000000"/>
                <w:highlight w:val="white"/>
              </w:rPr>
            </m:ctrlPr>
          </m:fPr>
          <m:num>
            <m:r>
              <w:rPr>
                <w:rFonts w:ascii="Cambria Math" w:eastAsia="Cambria Math" w:hAnsi="Cambria Math" w:cs="Cambria Math"/>
                <w:color w:val="000000"/>
                <w:highlight w:val="white"/>
              </w:rPr>
              <m:t>value-min⁡(feature values)</m:t>
            </m:r>
          </m:num>
          <m:den>
            <m:d>
              <m:dPr>
                <m:ctrlPr>
                  <w:rPr>
                    <w:rFonts w:ascii="Cambria Math" w:eastAsia="Cambria Math" w:hAnsi="Cambria Math" w:cs="Cambria Math"/>
                    <w:color w:val="000000"/>
                    <w:highlight w:val="white"/>
                  </w:rPr>
                </m:ctrlPr>
              </m:dPr>
              <m:e>
                <m:r>
                  <w:rPr>
                    <w:rFonts w:ascii="Cambria Math" w:eastAsia="Cambria Math" w:hAnsi="Cambria Math" w:cs="Cambria Math"/>
                    <w:color w:val="000000"/>
                    <w:highlight w:val="white"/>
                  </w:rPr>
                  <m:t>feature values</m:t>
                </m:r>
              </m:e>
            </m:d>
            <m:r>
              <w:rPr>
                <w:rFonts w:ascii="Cambria Math" w:hAnsi="Cambria Math"/>
              </w:rPr>
              <m:t xml:space="preserve"> </m:t>
            </m:r>
            <m:r>
              <w:rPr>
                <w:rFonts w:ascii="Cambria Math" w:eastAsia="Cambria Math" w:hAnsi="Cambria Math" w:cs="Cambria Math"/>
                <w:color w:val="000000"/>
                <w:highlight w:val="white"/>
              </w:rPr>
              <m:t>-min⁡(feature values)</m:t>
            </m:r>
          </m:den>
        </m:f>
      </m:oMath>
    </w:p>
    <w:p w14:paraId="000000B6" w14:textId="77777777" w:rsidR="000F7A7E" w:rsidRDefault="00000000">
      <w:pPr>
        <w:spacing w:line="480" w:lineRule="auto"/>
        <w:ind w:firstLine="360"/>
        <w:jc w:val="both"/>
        <w:rPr>
          <w:color w:val="000000"/>
          <w:highlight w:val="white"/>
        </w:rPr>
      </w:pPr>
      <w:r>
        <w:rPr>
          <w:color w:val="000000"/>
          <w:highlight w:val="white"/>
        </w:rPr>
        <w:lastRenderedPageBreak/>
        <w:t xml:space="preserve">The output of the best overall performing model for each of the 4 datasets was used to generate the training and test </w:t>
      </w:r>
      <w:sdt>
        <w:sdtPr>
          <w:tag w:val="goog_rdk_435"/>
          <w:id w:val="1560744352"/>
        </w:sdtPr>
        <w:sdtContent>
          <w:sdt>
            <w:sdtPr>
              <w:tag w:val="goog_rdk_436"/>
              <w:id w:val="236202100"/>
            </w:sdtPr>
            <w:sdtContent>
              <w:ins w:id="674" w:author="Nicole Zatorski" w:date="2025-09-26T23:28:00Z">
                <w:r>
                  <w:rPr>
                    <w:highlight w:val="white"/>
                    <w:rPrChange w:id="675" w:author="Nicole Zatorski" w:date="2025-09-26T23:28:00Z">
                      <w:rPr>
                        <w:color w:val="000000"/>
                        <w:highlight w:val="white"/>
                      </w:rPr>
                    </w:rPrChange>
                  </w:rPr>
                  <w:t xml:space="preserve">data </w:t>
                </w:r>
              </w:ins>
            </w:sdtContent>
          </w:sdt>
        </w:sdtContent>
      </w:sdt>
      <w:sdt>
        <w:sdtPr>
          <w:tag w:val="goog_rdk_437"/>
          <w:id w:val="-639670362"/>
        </w:sdtPr>
        <w:sdtContent>
          <w:sdt>
            <w:sdtPr>
              <w:tag w:val="goog_rdk_438"/>
              <w:id w:val="-932163468"/>
            </w:sdtPr>
            <w:sdtContent>
              <w:del w:id="676" w:author="Nicole Zatorski" w:date="2025-09-26T23:28:00Z">
                <w:r>
                  <w:rPr>
                    <w:highlight w:val="white"/>
                    <w:rPrChange w:id="677" w:author="Nicole Zatorski" w:date="2025-09-26T23:28:00Z">
                      <w:rPr>
                        <w:color w:val="000000"/>
                        <w:highlight w:val="white"/>
                      </w:rPr>
                    </w:rPrChange>
                  </w:rPr>
                  <w:delText>sets</w:delText>
                </w:r>
              </w:del>
            </w:sdtContent>
          </w:sdt>
        </w:sdtContent>
      </w:sdt>
      <w:r>
        <w:rPr>
          <w:color w:val="000000"/>
          <w:highlight w:val="white"/>
        </w:rPr>
        <w:t xml:space="preserve"> for the meta classifier, Withdrawal Anticipation and Toxicity Characterization of Hits (WATCH). These were the models that maximized the sum of the accuracy, AUROC, F1, precision, recall, and MCC.</w:t>
      </w:r>
      <w:sdt>
        <w:sdtPr>
          <w:tag w:val="goog_rdk_439"/>
          <w:id w:val="-1604972573"/>
        </w:sdtPr>
        <w:sdtContent>
          <w:ins w:id="678" w:author="Nicole Zatorski" w:date="2025-09-26T23:28:00Z">
            <w:r>
              <w:rPr>
                <w:color w:val="000000"/>
                <w:highlight w:val="white"/>
              </w:rPr>
              <w:t xml:space="preserve"> </w:t>
            </w:r>
          </w:ins>
          <w:sdt>
            <w:sdtPr>
              <w:tag w:val="goog_rdk_440"/>
              <w:id w:val="-2011435840"/>
            </w:sdtPr>
            <w:sdtContent>
              <w:ins w:id="679" w:author="Nicole Zatorski" w:date="2025-09-26T23:28:00Z">
                <w:r>
                  <w:rPr>
                    <w:highlight w:val="white"/>
                    <w:rPrChange w:id="680" w:author="Nicole Zatorski" w:date="2025-09-26T23:28:00Z">
                      <w:rPr>
                        <w:color w:val="000000"/>
                        <w:highlight w:val="white"/>
                      </w:rPr>
                    </w:rPrChange>
                  </w:rPr>
                  <w:t xml:space="preserve">The ensemble classifier training set contained the predictions on 30% of the </w:t>
                </w:r>
              </w:ins>
            </w:sdtContent>
          </w:sdt>
          <w:customXmlInsRangeStart w:id="681" w:author="Nicole Zatorski" w:date="2025-09-26T23:28:00Z"/>
          <w:sdt>
            <w:sdtPr>
              <w:tag w:val="goog_rdk_441"/>
              <w:id w:val="-1544593843"/>
            </w:sdtPr>
            <w:sdtContent>
              <w:customXmlInsRangeEnd w:id="681"/>
              <w:ins w:id="682" w:author="Nicole Zatorski" w:date="2025-09-26T23:28:00Z">
                <w:r>
                  <w:rPr>
                    <w:highlight w:val="white"/>
                    <w:rPrChange w:id="683" w:author="Nicole Zatorski" w:date="2025-09-26T23:28:00Z">
                      <w:rPr>
                        <w:color w:val="000000"/>
                        <w:highlight w:val="white"/>
                      </w:rPr>
                    </w:rPrChange>
                  </w:rPr>
                  <w:t>original</w:t>
                </w:r>
              </w:ins>
              <w:customXmlInsRangeStart w:id="684" w:author="Nicole Zatorski" w:date="2025-09-26T23:28:00Z"/>
            </w:sdtContent>
          </w:sdt>
          <w:customXmlInsRangeEnd w:id="684"/>
          <w:customXmlInsRangeStart w:id="685" w:author="Nicole Zatorski" w:date="2025-09-26T23:28:00Z"/>
          <w:sdt>
            <w:sdtPr>
              <w:tag w:val="goog_rdk_442"/>
              <w:id w:val="732511632"/>
            </w:sdtPr>
            <w:sdtContent>
              <w:customXmlInsRangeEnd w:id="685"/>
              <w:ins w:id="686" w:author="Nicole Zatorski" w:date="2025-09-26T23:28:00Z">
                <w:r>
                  <w:rPr>
                    <w:highlight w:val="white"/>
                    <w:rPrChange w:id="687" w:author="Nicole Zatorski" w:date="2025-09-26T23:28:00Z">
                      <w:rPr>
                        <w:color w:val="000000"/>
                        <w:highlight w:val="white"/>
                      </w:rPr>
                    </w:rPrChange>
                  </w:rPr>
                  <w:t xml:space="preserve"> data made by the 4 models previously discussed which had been trained on 60% of the </w:t>
                </w:r>
              </w:ins>
              <w:customXmlInsRangeStart w:id="688" w:author="Nicole Zatorski" w:date="2025-09-26T23:28:00Z"/>
            </w:sdtContent>
          </w:sdt>
          <w:customXmlInsRangeEnd w:id="688"/>
          <w:customXmlInsRangeStart w:id="689" w:author="Nicole Zatorski" w:date="2025-09-26T23:28:00Z"/>
          <w:sdt>
            <w:sdtPr>
              <w:tag w:val="goog_rdk_443"/>
              <w:id w:val="382243926"/>
            </w:sdtPr>
            <w:sdtContent>
              <w:customXmlInsRangeEnd w:id="689"/>
              <w:ins w:id="690" w:author="Nicole Zatorski" w:date="2025-09-26T23:28:00Z">
                <w:r>
                  <w:rPr>
                    <w:highlight w:val="white"/>
                    <w:rPrChange w:id="691" w:author="Nicole Zatorski" w:date="2025-09-26T23:28:00Z">
                      <w:rPr>
                        <w:color w:val="000000"/>
                        <w:highlight w:val="white"/>
                      </w:rPr>
                    </w:rPrChange>
                  </w:rPr>
                  <w:t>original</w:t>
                </w:r>
              </w:ins>
              <w:customXmlInsRangeStart w:id="692" w:author="Nicole Zatorski" w:date="2025-09-26T23:28:00Z"/>
            </w:sdtContent>
          </w:sdt>
          <w:customXmlInsRangeEnd w:id="692"/>
        </w:sdtContent>
      </w:sdt>
      <w:r>
        <w:rPr>
          <w:color w:val="000000"/>
          <w:highlight w:val="white"/>
        </w:rPr>
        <w:t xml:space="preserve"> </w:t>
      </w:r>
      <w:sdt>
        <w:sdtPr>
          <w:tag w:val="goog_rdk_444"/>
          <w:id w:val="-432492370"/>
        </w:sdtPr>
        <w:sdtContent>
          <w:sdt>
            <w:sdtPr>
              <w:tag w:val="goog_rdk_445"/>
              <w:id w:val="-211371348"/>
            </w:sdtPr>
            <w:sdtContent>
              <w:ins w:id="693" w:author="Nicole Zatorski" w:date="2025-09-26T23:27:00Z">
                <w:r>
                  <w:rPr>
                    <w:highlight w:val="white"/>
                    <w:rPrChange w:id="694" w:author="Nicole Zatorski" w:date="2025-09-26T23:27:00Z">
                      <w:rPr>
                        <w:color w:val="000000"/>
                        <w:highlight w:val="white"/>
                      </w:rPr>
                    </w:rPrChange>
                  </w:rPr>
                  <w:t xml:space="preserve">fingerprint, drug chemical features, target, and target feature datasets respectively. </w:t>
                </w:r>
              </w:ins>
            </w:sdtContent>
          </w:sdt>
        </w:sdtContent>
      </w:sdt>
      <w:sdt>
        <w:sdtPr>
          <w:tag w:val="goog_rdk_446"/>
          <w:id w:val="728319168"/>
        </w:sdtPr>
        <w:sdtContent>
          <w:del w:id="695" w:author="Nicole Zatorski" w:date="2025-09-26T23:27:00Z">
            <w:r>
              <w:rPr>
                <w:color w:val="000000"/>
                <w:highlight w:val="white"/>
              </w:rPr>
              <w:delText xml:space="preserve">The training set consisted of the training set for the previous model in addition to the test set for the first model. The test set was the second holdout test set from the initial data split. </w:delText>
            </w:r>
          </w:del>
        </w:sdtContent>
      </w:sdt>
      <w:r>
        <w:rPr>
          <w:color w:val="000000"/>
          <w:highlight w:val="white"/>
        </w:rPr>
        <w:t xml:space="preserve">Hyperparameter tuning and model selection for the meta classifier proceeded as previously described. The best meta classifier model, WATCH, </w:t>
      </w:r>
      <w:sdt>
        <w:sdtPr>
          <w:tag w:val="goog_rdk_447"/>
          <w:id w:val="-1815561367"/>
        </w:sdtPr>
        <w:sdtContent>
          <w:del w:id="696" w:author="Nicole Zatorski" w:date="2025-09-26T23:31:00Z">
            <w:r>
              <w:rPr>
                <w:color w:val="000000"/>
                <w:highlight w:val="white"/>
              </w:rPr>
              <w:delText xml:space="preserve">was a K nearest neighbor classifier with 57 neighbors, and distance weights. This </w:delText>
            </w:r>
          </w:del>
        </w:sdtContent>
      </w:sdt>
      <w:r>
        <w:rPr>
          <w:color w:val="000000"/>
          <w:highlight w:val="white"/>
        </w:rPr>
        <w:t xml:space="preserve">was compared to a </w:t>
      </w:r>
      <w:sdt>
        <w:sdtPr>
          <w:tag w:val="goog_rdk_448"/>
          <w:id w:val="1144465486"/>
        </w:sdtPr>
        <w:sdtContent>
          <w:del w:id="697" w:author="Nicole Zatorski" w:date="2025-09-26T23:31:00Z">
            <w:r>
              <w:rPr>
                <w:color w:val="000000"/>
                <w:highlight w:val="white"/>
              </w:rPr>
              <w:delText xml:space="preserve">meta </w:delText>
            </w:r>
          </w:del>
        </w:sdtContent>
      </w:sdt>
      <w:r>
        <w:rPr>
          <w:color w:val="000000"/>
          <w:highlight w:val="white"/>
        </w:rPr>
        <w:t xml:space="preserve">classifier model that </w:t>
      </w:r>
      <w:sdt>
        <w:sdtPr>
          <w:tag w:val="goog_rdk_449"/>
          <w:id w:val="944519709"/>
        </w:sdtPr>
        <w:sdtContent>
          <w:sdt>
            <w:sdtPr>
              <w:tag w:val="goog_rdk_450"/>
              <w:id w:val="-1798460203"/>
            </w:sdtPr>
            <w:sdtContent>
              <w:ins w:id="698" w:author="Nicole Zatorski" w:date="2025-09-26T23:31:00Z">
                <w:r>
                  <w:rPr>
                    <w:highlight w:val="white"/>
                    <w:rPrChange w:id="699" w:author="Nicole Zatorski" w:date="2025-09-26T23:31:00Z">
                      <w:rPr>
                        <w:color w:val="000000"/>
                        <w:highlight w:val="white"/>
                      </w:rPr>
                    </w:rPrChange>
                  </w:rPr>
                  <w:t xml:space="preserve">was trained on a combination of 80% of all </w:t>
                </w:r>
              </w:ins>
            </w:sdtContent>
          </w:sdt>
        </w:sdtContent>
      </w:sdt>
      <w:sdt>
        <w:sdtPr>
          <w:tag w:val="goog_rdk_451"/>
          <w:id w:val="2078863401"/>
        </w:sdtPr>
        <w:sdtContent>
          <w:sdt>
            <w:sdtPr>
              <w:tag w:val="goog_rdk_452"/>
              <w:id w:val="872414594"/>
            </w:sdtPr>
            <w:sdtContent>
              <w:del w:id="700" w:author="Nicole Zatorski" w:date="2025-09-26T23:31:00Z">
                <w:r>
                  <w:rPr>
                    <w:highlight w:val="white"/>
                    <w:rPrChange w:id="701" w:author="Nicole Zatorski" w:date="2025-09-26T23:31:00Z">
                      <w:rPr>
                        <w:color w:val="000000"/>
                        <w:highlight w:val="white"/>
                      </w:rPr>
                    </w:rPrChange>
                  </w:rPr>
                  <w:delText>averaged the predictions for the best models on the</w:delText>
                </w:r>
              </w:del>
            </w:sdtContent>
          </w:sdt>
        </w:sdtContent>
      </w:sdt>
      <w:r>
        <w:rPr>
          <w:color w:val="000000"/>
          <w:highlight w:val="white"/>
        </w:rPr>
        <w:t xml:space="preserve"> 4 datasets input as one matrix. Accuracy, area under the receiver operating characteristic curve (AUROC), F1, precision, and recall were calculated with scikit learn on the</w:t>
      </w:r>
      <w:sdt>
        <w:sdtPr>
          <w:tag w:val="goog_rdk_453"/>
          <w:id w:val="557748752"/>
        </w:sdtPr>
        <w:sdtContent>
          <w:del w:id="702" w:author="Nicole Zatorski" w:date="2025-09-26T23:32:00Z">
            <w:r>
              <w:rPr>
                <w:color w:val="000000"/>
                <w:highlight w:val="white"/>
              </w:rPr>
              <w:delText xml:space="preserve"> second,</w:delText>
            </w:r>
          </w:del>
        </w:sdtContent>
      </w:sdt>
      <w:r>
        <w:rPr>
          <w:color w:val="000000"/>
          <w:highlight w:val="white"/>
        </w:rPr>
        <w:t xml:space="preserve"> </w:t>
      </w:r>
      <w:r>
        <w:rPr>
          <w:highlight w:val="white"/>
        </w:rPr>
        <w:t>two test sets</w:t>
      </w:r>
      <w:r>
        <w:rPr>
          <w:color w:val="000000"/>
          <w:highlight w:val="white"/>
        </w:rPr>
        <w:t xml:space="preserve">. </w:t>
      </w:r>
      <w:sdt>
        <w:sdtPr>
          <w:tag w:val="goog_rdk_454"/>
          <w:id w:val="1114518822"/>
        </w:sdtPr>
        <w:sdtContent>
          <w:ins w:id="703" w:author="Nicole Zatorski" w:date="2025-09-26T23:32:00Z">
            <w:r>
              <w:rPr>
                <w:color w:val="000000"/>
                <w:highlight w:val="white"/>
              </w:rPr>
              <w:t>The optimi</w:t>
            </w:r>
          </w:ins>
          <w:sdt>
            <w:sdtPr>
              <w:tag w:val="goog_rdk_455"/>
              <w:id w:val="288194805"/>
            </w:sdtPr>
            <w:sdtContent>
              <w:ins w:id="704" w:author="Nicole Zatorski" w:date="2025-09-26T23:32:00Z">
                <w:r>
                  <w:rPr>
                    <w:highlight w:val="white"/>
                    <w:rPrChange w:id="705" w:author="Nicole Zatorski" w:date="2025-09-26T23:32:00Z">
                      <w:rPr>
                        <w:color w:val="000000"/>
                        <w:highlight w:val="white"/>
                      </w:rPr>
                    </w:rPrChange>
                  </w:rPr>
                  <w:t xml:space="preserve">zed parameters for each of the classifiers can be found in </w:t>
                </w:r>
              </w:ins>
            </w:sdtContent>
          </w:sdt>
          <w:customXmlInsRangeStart w:id="706" w:author="Nicole Zatorski" w:date="2025-09-26T23:32:00Z"/>
          <w:sdt>
            <w:sdtPr>
              <w:tag w:val="goog_rdk_456"/>
              <w:id w:val="-1751991837"/>
            </w:sdtPr>
            <w:sdtContent>
              <w:customXmlInsRangeEnd w:id="706"/>
              <w:ins w:id="707" w:author="Nicole Zatorski" w:date="2025-09-26T23:32:00Z">
                <w:r>
                  <w:rPr>
                    <w:highlight w:val="white"/>
                    <w:rPrChange w:id="708" w:author="Nicole Zatorski" w:date="2025-09-26T23:32:00Z">
                      <w:rPr>
                        <w:color w:val="000000"/>
                        <w:highlight w:val="white"/>
                      </w:rPr>
                    </w:rPrChange>
                  </w:rPr>
                  <w:t>Supplementary Table X.</w:t>
                </w:r>
              </w:ins>
              <w:customXmlInsRangeStart w:id="709" w:author="Nicole Zatorski" w:date="2025-09-26T23:32:00Z"/>
            </w:sdtContent>
          </w:sdt>
          <w:customXmlInsRangeEnd w:id="709"/>
          <w:customXmlInsRangeStart w:id="710" w:author="Nicole Zatorski" w:date="2025-09-26T23:32:00Z"/>
          <w:sdt>
            <w:sdtPr>
              <w:tag w:val="goog_rdk_457"/>
              <w:id w:val="7523073"/>
            </w:sdtPr>
            <w:sdtContent>
              <w:customXmlInsRangeEnd w:id="710"/>
              <w:ins w:id="711" w:author="Nicole Zatorski" w:date="2025-09-26T23:32:00Z">
                <w:r>
                  <w:rPr>
                    <w:highlight w:val="white"/>
                    <w:rPrChange w:id="712" w:author="Nicole Zatorski" w:date="2025-09-26T23:32:00Z">
                      <w:rPr>
                        <w:color w:val="000000"/>
                        <w:highlight w:val="white"/>
                      </w:rPr>
                    </w:rPrChange>
                  </w:rPr>
                  <w:t xml:space="preserve"> </w:t>
                </w:r>
              </w:ins>
              <w:customXmlInsRangeStart w:id="713" w:author="Nicole Zatorski" w:date="2025-09-26T23:32:00Z"/>
            </w:sdtContent>
          </w:sdt>
          <w:customXmlInsRangeEnd w:id="713"/>
        </w:sdtContent>
      </w:sdt>
    </w:p>
    <w:p w14:paraId="000000B7" w14:textId="77777777" w:rsidR="000F7A7E" w:rsidRDefault="00000000">
      <w:pPr>
        <w:spacing w:line="480" w:lineRule="auto"/>
        <w:ind w:firstLine="360"/>
        <w:jc w:val="both"/>
        <w:rPr>
          <w:color w:val="000000"/>
          <w:highlight w:val="white"/>
        </w:rPr>
      </w:pPr>
      <w:sdt>
        <w:sdtPr>
          <w:tag w:val="goog_rdk_459"/>
          <w:id w:val="-230407269"/>
        </w:sdtPr>
        <w:sdtContent>
          <w:del w:id="714" w:author="Nicole Zatorski" w:date="2025-09-26T23:32:00Z">
            <w:r>
              <w:rPr>
                <w:color w:val="000000"/>
                <w:highlight w:val="white"/>
              </w:rPr>
              <w:delText>The best performing classifier for the target structural feature dataset was a multilayer perceptron with identity activation, 150 hidden layers, and a stochastic gradient decent solver. The best performing classifier for the proteins was a RBF sampler with 0.05 gamma and a gradient boosting classifier with 0.1 learning rate, 9 max depth, 0.65 maximum features, 14 minimum samples per leaf, 15 minimum samples per split, 100 estimators, and 0.5 subsamples. The best performing classifier for the drug chemical features dataset was an extra trees classifier with bootstrap, gini criterion, 0.65 maximum features, 7 minimum samples per leaf, and 100 estimators stacked with a decision tree with gini criterion, maximum depth of 5, 18 minimum samples per leaf, and a minimum samples per split of 3. The best performing classifier for the drug fingerprint dataset was a random forest classifier with entropy criterion, 64 maximum depth, log2 maximum features, 2 minimum samples per leaf, 5 minimum samples per split, and 188 estimators. (Fig. 4BC)</w:delText>
            </w:r>
          </w:del>
        </w:sdtContent>
      </w:sdt>
    </w:p>
    <w:p w14:paraId="000000B8" w14:textId="77777777" w:rsidR="000F7A7E" w:rsidRDefault="00000000">
      <w:pPr>
        <w:spacing w:line="480" w:lineRule="auto"/>
        <w:jc w:val="both"/>
        <w:rPr>
          <w:b/>
          <w:bCs/>
          <w:color w:val="000000"/>
          <w:highlight w:val="white"/>
        </w:rPr>
      </w:pPr>
      <w:r>
        <w:rPr>
          <w:b/>
          <w:bCs/>
          <w:color w:val="000000"/>
          <w:highlight w:val="white"/>
        </w:rPr>
        <w:t>Prediction of toxicity for drugs under clinical investigation</w:t>
      </w:r>
    </w:p>
    <w:p w14:paraId="000000B9" w14:textId="77777777" w:rsidR="000F7A7E" w:rsidRDefault="00000000">
      <w:pPr>
        <w:spacing w:line="480" w:lineRule="auto"/>
        <w:ind w:firstLine="360"/>
        <w:jc w:val="both"/>
        <w:rPr>
          <w:color w:val="000000"/>
          <w:highlight w:val="white"/>
        </w:rPr>
      </w:pPr>
      <w:r>
        <w:rPr>
          <w:color w:val="000000"/>
          <w:highlight w:val="white"/>
        </w:rPr>
        <w:t>We applied WATCH to existing drugs to drugs currently in clinical trials (1216 drugs).  The classifier selected for WATCH was the K nearest neighbor meta classifier, which maximized the sum of the accuracy, AUROC, F1, precision, recall, and MCC. WATCH, run 10 times with random states 0-9, was used to classify all drugs found in ChEMBL currently in phase I-III clinical trials (downloaded using chembl-webresource-client 0.10.8 on January 16, 2023). The output for the 10 runs of WATCH for each drug was summed. The closer the resulting value a drug had to 10, the more likely it is to be withdrawn in the future.</w:t>
      </w:r>
    </w:p>
    <w:p w14:paraId="000000BA" w14:textId="77777777" w:rsidR="000F7A7E" w:rsidRDefault="00000000">
      <w:pPr>
        <w:spacing w:line="480" w:lineRule="auto"/>
        <w:jc w:val="both"/>
        <w:rPr>
          <w:b/>
          <w:bCs/>
          <w:color w:val="000000"/>
          <w:highlight w:val="white"/>
        </w:rPr>
      </w:pPr>
      <w:r>
        <w:rPr>
          <w:b/>
          <w:bCs/>
          <w:color w:val="000000"/>
          <w:highlight w:val="white"/>
        </w:rPr>
        <w:t>DATA AVAILABILITY</w:t>
      </w:r>
    </w:p>
    <w:p w14:paraId="000000BB" w14:textId="77777777" w:rsidR="000F7A7E" w:rsidRDefault="00000000">
      <w:pPr>
        <w:spacing w:line="480" w:lineRule="auto"/>
        <w:rPr>
          <w:b/>
          <w:bCs/>
          <w:highlight w:val="white"/>
        </w:rPr>
      </w:pPr>
      <w:r>
        <w:rPr>
          <w:b/>
          <w:bCs/>
          <w:color w:val="000000"/>
          <w:highlight w:val="white"/>
        </w:rPr>
        <w:t>Drug datasets</w:t>
      </w:r>
    </w:p>
    <w:p w14:paraId="000000BC" w14:textId="77777777" w:rsidR="000F7A7E" w:rsidRDefault="00000000">
      <w:pPr>
        <w:spacing w:line="480" w:lineRule="auto"/>
        <w:ind w:firstLine="360"/>
        <w:jc w:val="both"/>
        <w:rPr>
          <w:color w:val="000000"/>
          <w:highlight w:val="white"/>
        </w:rPr>
      </w:pPr>
      <w:r>
        <w:rPr>
          <w:color w:val="000000"/>
          <w:highlight w:val="white"/>
        </w:rPr>
        <w:lastRenderedPageBreak/>
        <w:t>We constructed four drug feature datasets, including drug withdrawal status dataset, drug indication dataset, drug fingerprint dataset, and drug feature dataset. The withdrawal status dataset contains drug withdrawal status and reasons for drug withdrawal collected from ChEMBL</w:t>
      </w:r>
      <w:r>
        <w:rPr>
          <w:color w:val="000000"/>
          <w:highlight w:val="white"/>
          <w:vertAlign w:val="superscript"/>
        </w:rPr>
        <w:t>19</w:t>
      </w:r>
      <w:r>
        <w:rPr>
          <w:color w:val="000000"/>
          <w:highlight w:val="white"/>
        </w:rPr>
        <w:t xml:space="preserve"> using chembl-webresource-client 0.10.8. Of the 230 drugs listed as withdrawn, 120 had reasons for withdrawal found in the database. We manually curated these non-standardized reasons for withdrawals into logical uniform labels (for example “Hepatic toxicity” and “Hepatotoxicity” were combined under the label of Hepatotoxicity). We further grouped each toxicity by the organ system most </w:t>
      </w:r>
      <w:sdt>
        <w:sdtPr>
          <w:tag w:val="goog_rdk_460"/>
          <w:id w:val="-1421525801"/>
        </w:sdtPr>
        <w:sdtContent>
          <w:sdt>
            <w:sdtPr>
              <w:tag w:val="goog_rdk_461"/>
              <w:id w:val="-1435390408"/>
            </w:sdtPr>
            <w:sdtContent>
              <w:ins w:id="715" w:author="Nicole Zatorski" w:date="2025-09-26T23:33:00Z">
                <w:r>
                  <w:rPr>
                    <w:highlight w:val="white"/>
                    <w:rPrChange w:id="716" w:author="Nicole Zatorski" w:date="2025-09-26T23:33:00Z">
                      <w:rPr>
                        <w:color w:val="000000"/>
                        <w:highlight w:val="white"/>
                      </w:rPr>
                    </w:rPrChange>
                  </w:rPr>
                  <w:t>affected</w:t>
                </w:r>
              </w:ins>
            </w:sdtContent>
          </w:sdt>
        </w:sdtContent>
      </w:sdt>
      <w:sdt>
        <w:sdtPr>
          <w:tag w:val="goog_rdk_462"/>
          <w:id w:val="-976604631"/>
        </w:sdtPr>
        <w:sdtContent>
          <w:sdt>
            <w:sdtPr>
              <w:tag w:val="goog_rdk_463"/>
              <w:id w:val="1448889038"/>
            </w:sdtPr>
            <w:sdtContent>
              <w:del w:id="717" w:author="Nicole Zatorski" w:date="2025-09-26T23:33:00Z">
                <w:r>
                  <w:rPr>
                    <w:highlight w:val="white"/>
                    <w:rPrChange w:id="718" w:author="Nicole Zatorski" w:date="2025-09-26T23:33:00Z">
                      <w:rPr>
                        <w:color w:val="000000"/>
                        <w:highlight w:val="white"/>
                      </w:rPr>
                    </w:rPrChange>
                  </w:rPr>
                  <w:delText>effected</w:delText>
                </w:r>
              </w:del>
            </w:sdtContent>
          </w:sdt>
        </w:sdtContent>
      </w:sdt>
      <w:r>
        <w:rPr>
          <w:color w:val="000000"/>
          <w:highlight w:val="white"/>
        </w:rPr>
        <w:t xml:space="preserve"> (for example Liver for Hepatotoxicity).</w:t>
      </w:r>
    </w:p>
    <w:p w14:paraId="000000BD" w14:textId="77777777" w:rsidR="000F7A7E" w:rsidRDefault="00000000">
      <w:pPr>
        <w:spacing w:line="480" w:lineRule="auto"/>
        <w:ind w:firstLine="360"/>
        <w:jc w:val="both"/>
        <w:rPr>
          <w:color w:val="000000"/>
          <w:highlight w:val="white"/>
        </w:rPr>
      </w:pPr>
      <w:r>
        <w:rPr>
          <w:color w:val="000000"/>
          <w:highlight w:val="white"/>
        </w:rPr>
        <w:t>The drug indication dataset contains the anatomic therapeutic chemical (ATC) codes, which classifies drugs by site of action and chemical characteristics</w:t>
      </w:r>
      <w:r>
        <w:rPr>
          <w:color w:val="000000"/>
          <w:highlight w:val="white"/>
          <w:vertAlign w:val="superscript"/>
        </w:rPr>
        <w:t>35</w:t>
      </w:r>
      <w:r>
        <w:rPr>
          <w:color w:val="000000"/>
          <w:highlight w:val="white"/>
        </w:rPr>
        <w:t>, for withdrawn (n=120) and not withdrawn drugs (n=1511) also determined using ChEMBL</w:t>
      </w:r>
      <w:r>
        <w:rPr>
          <w:color w:val="000000"/>
          <w:highlight w:val="white"/>
          <w:vertAlign w:val="superscript"/>
        </w:rPr>
        <w:t>19</w:t>
      </w:r>
      <w:r>
        <w:rPr>
          <w:color w:val="000000"/>
          <w:highlight w:val="white"/>
        </w:rPr>
        <w:t xml:space="preserve">. </w:t>
      </w:r>
    </w:p>
    <w:p w14:paraId="000000BE" w14:textId="77777777" w:rsidR="000F7A7E" w:rsidRDefault="00000000">
      <w:pPr>
        <w:spacing w:line="480" w:lineRule="auto"/>
        <w:ind w:firstLine="360"/>
        <w:jc w:val="both"/>
        <w:rPr>
          <w:color w:val="000000"/>
          <w:highlight w:val="white"/>
        </w:rPr>
      </w:pPr>
      <w:r>
        <w:rPr>
          <w:color w:val="000000"/>
          <w:highlight w:val="white"/>
        </w:rPr>
        <w:t>The drug fingerprint dataset contains Morgan fingerprints</w:t>
      </w:r>
      <w:r>
        <w:rPr>
          <w:color w:val="000000"/>
          <w:highlight w:val="white"/>
          <w:vertAlign w:val="superscript"/>
        </w:rPr>
        <w:t>49</w:t>
      </w:r>
      <w:r>
        <w:rPr>
          <w:color w:val="000000"/>
          <w:highlight w:val="white"/>
        </w:rPr>
        <w:t xml:space="preserve"> with radius 2 and 512 bits as vectors generated with Rdkit 2022.09.1 for withdrawn and not withdrawn drugs.</w:t>
      </w:r>
    </w:p>
    <w:sdt>
      <w:sdtPr>
        <w:tag w:val="goog_rdk_466"/>
        <w:id w:val="1401924022"/>
      </w:sdtPr>
      <w:sdtContent>
        <w:p w14:paraId="000000BF" w14:textId="77777777" w:rsidR="000F7A7E" w:rsidRPr="000F7A7E" w:rsidRDefault="00000000">
          <w:pPr>
            <w:spacing w:line="480" w:lineRule="auto"/>
            <w:ind w:firstLine="360"/>
            <w:jc w:val="both"/>
            <w:rPr>
              <w:del w:id="719" w:author="Nicole Zatorski, M.D., Ph.D." w:date="2025-09-14T19:23:00Z"/>
              <w:color w:val="000000"/>
              <w:highlight w:val="white"/>
              <w:rPrChange w:id="720" w:author="Nicole Zatorski, M.D., Ph.D." w:date="2025-09-18T15:23:00Z">
                <w:rPr>
                  <w:del w:id="721" w:author="Nicole Zatorski, M.D., Ph.D." w:date="2025-09-14T19:23:00Z"/>
                </w:rPr>
              </w:rPrChange>
            </w:rPr>
            <w:pPrChange w:id="722" w:author="Nicole Zatorski, M.D., Ph.D." w:date="2025-09-18T15:23:00Z">
              <w:pPr>
                <w:spacing w:line="480" w:lineRule="auto"/>
                <w:jc w:val="both"/>
              </w:pPr>
            </w:pPrChange>
          </w:pPr>
          <w:r>
            <w:rPr>
              <w:color w:val="000000"/>
              <w:highlight w:val="white"/>
            </w:rPr>
            <w:t>The drug feature dataset contains chemical features of withdrawn and not withdrawn drugs found in ChEMBL</w:t>
          </w:r>
          <w:r>
            <w:rPr>
              <w:color w:val="000000"/>
              <w:highlight w:val="white"/>
              <w:vertAlign w:val="superscript"/>
            </w:rPr>
            <w:t>19</w:t>
          </w:r>
          <w:r>
            <w:rPr>
              <w:color w:val="000000"/>
              <w:highlight w:val="white"/>
            </w:rPr>
            <w:t xml:space="preserve">. The molecular features included in this dataset are: chirality, partition coefficient (alogp (calculated), cx_logp (generated with ACDlabs v12.01)), number of aromatic rings, full molecular weight (including salts), freebase weight (weight of parent compound), and monoisotopic weight (weight of the monoisotopic parent compound), route of administration (oral, parentreral, or topical), status as a prodrug, distribution coefficient (cx_logd (generated using ACDlabs v12.01), the most acidic acid dissociation constant (cx_most_apka), most basic acid dissociation constant (cx_most_bpka), number of hydrogen bond acceptors (hba, hba_lipinski), number of hydrogen bond donners (hbd, hbd_lipinski), number of heavy atoms, identity as an acid, identity as a base, identity as a neutral molecule, identity as a zwitterion, drug likeness </w:t>
          </w:r>
          <w:r>
            <w:rPr>
              <w:color w:val="000000"/>
              <w:highlight w:val="white"/>
            </w:rPr>
            <w:lastRenderedPageBreak/>
            <w:t>(num_lipinski_ro5_violations (number of rule of 5 violations using Lipinski hydrogen bond acceptor and donor definitions), num_ro5_violations (number of rule of 5 violations using hydrogen bond acceptor and donor definitions), qed_weighted (quantitative estimate of drug likeness</w:t>
          </w:r>
          <w:r>
            <w:rPr>
              <w:color w:val="000000"/>
              <w:highlight w:val="white"/>
              <w:vertAlign w:val="superscript"/>
            </w:rPr>
            <w:t>24</w:t>
          </w:r>
          <w:r>
            <w:rPr>
              <w:color w:val="000000"/>
              <w:highlight w:val="white"/>
            </w:rPr>
            <w:t>)), polar surface area (psa), rule of three (ro3_pass</w:t>
          </w:r>
          <w:r>
            <w:rPr>
              <w:color w:val="000000"/>
              <w:highlight w:val="white"/>
              <w:vertAlign w:val="superscript"/>
            </w:rPr>
            <w:t>50</w:t>
          </w:r>
          <w:r>
            <w:rPr>
              <w:color w:val="000000"/>
              <w:highlight w:val="white"/>
            </w:rPr>
            <w:t>), and number of rotatable bonds (rtb).</w:t>
          </w:r>
          <w:sdt>
            <w:sdtPr>
              <w:tag w:val="goog_rdk_464"/>
              <w:id w:val="-1370896543"/>
            </w:sdtPr>
            <w:sdtContent>
              <w:sdt>
                <w:sdtPr>
                  <w:tag w:val="goog_rdk_465"/>
                  <w:id w:val="23478320"/>
                </w:sdtPr>
                <w:sdtContent/>
              </w:sdt>
            </w:sdtContent>
          </w:sdt>
        </w:p>
      </w:sdtContent>
    </w:sdt>
    <w:sdt>
      <w:sdtPr>
        <w:tag w:val="goog_rdk_469"/>
        <w:id w:val="-1978578844"/>
      </w:sdtPr>
      <w:sdtContent>
        <w:p w14:paraId="000000C0" w14:textId="77777777" w:rsidR="000F7A7E" w:rsidRPr="000F7A7E" w:rsidRDefault="00000000">
          <w:pPr>
            <w:spacing w:line="480" w:lineRule="auto"/>
            <w:jc w:val="both"/>
            <w:rPr>
              <w:ins w:id="723" w:author="Nicole Zatorski, M.D., Ph.D." w:date="2025-09-14T19:23:00Z"/>
              <w:rPrChange w:id="724" w:author="Nicole Zatorski, M.D., Ph.D." w:date="2025-09-18T15:23:00Z">
                <w:rPr>
                  <w:ins w:id="725" w:author="Nicole Zatorski, M.D., Ph.D." w:date="2025-09-14T19:23:00Z"/>
                  <w:color w:val="000000"/>
                  <w:highlight w:val="white"/>
                </w:rPr>
              </w:rPrChange>
            </w:rPr>
            <w:pPrChange w:id="726" w:author="Nicole Zatorski, M.D., Ph.D." w:date="2025-09-18T15:23:00Z">
              <w:pPr>
                <w:spacing w:line="480" w:lineRule="auto"/>
                <w:ind w:firstLine="360"/>
                <w:jc w:val="both"/>
              </w:pPr>
            </w:pPrChange>
          </w:pPr>
          <w:sdt>
            <w:sdtPr>
              <w:tag w:val="goog_rdk_468"/>
              <w:id w:val="672092013"/>
            </w:sdtPr>
            <w:sdtContent/>
          </w:sdt>
        </w:p>
      </w:sdtContent>
    </w:sdt>
    <w:p w14:paraId="000000C1" w14:textId="77777777" w:rsidR="000F7A7E" w:rsidRDefault="00000000">
      <w:pPr>
        <w:spacing w:line="480" w:lineRule="auto"/>
        <w:jc w:val="both"/>
        <w:rPr>
          <w:b/>
          <w:bCs/>
          <w:color w:val="000000"/>
          <w:highlight w:val="white"/>
        </w:rPr>
      </w:pPr>
      <w:r>
        <w:rPr>
          <w:b/>
          <w:bCs/>
          <w:color w:val="000000"/>
          <w:highlight w:val="white"/>
        </w:rPr>
        <w:t>Drug target datasets</w:t>
      </w:r>
    </w:p>
    <w:p w14:paraId="000000C2" w14:textId="77777777" w:rsidR="000F7A7E" w:rsidRDefault="00000000">
      <w:pPr>
        <w:spacing w:line="480" w:lineRule="auto"/>
        <w:ind w:firstLine="360"/>
        <w:jc w:val="both"/>
        <w:rPr>
          <w:color w:val="000000"/>
          <w:highlight w:val="white"/>
        </w:rPr>
      </w:pPr>
      <w:r>
        <w:rPr>
          <w:color w:val="000000"/>
          <w:highlight w:val="white"/>
        </w:rPr>
        <w:t>We also constructed two drug target feature datasets, including IC</w:t>
      </w:r>
      <w:r>
        <w:rPr>
          <w:color w:val="000000"/>
          <w:highlight w:val="white"/>
          <w:vertAlign w:val="subscript"/>
        </w:rPr>
        <w:t>50</w:t>
      </w:r>
      <w:r>
        <w:rPr>
          <w:color w:val="000000"/>
          <w:highlight w:val="white"/>
        </w:rPr>
        <w:t xml:space="preserve"> values dataset, and drug target features. The drug target dataset contains IC</w:t>
      </w:r>
      <w:r>
        <w:rPr>
          <w:color w:val="000000"/>
          <w:highlight w:val="white"/>
          <w:vertAlign w:val="subscript"/>
        </w:rPr>
        <w:t>50</w:t>
      </w:r>
      <w:r>
        <w:rPr>
          <w:color w:val="000000"/>
          <w:highlight w:val="white"/>
        </w:rPr>
        <w:t xml:space="preserve"> values for each human protein drug target found in ChEMBL</w:t>
      </w:r>
      <w:r>
        <w:rPr>
          <w:color w:val="000000"/>
          <w:highlight w:val="white"/>
          <w:vertAlign w:val="superscript"/>
        </w:rPr>
        <w:t>19</w:t>
      </w:r>
      <w:r>
        <w:rPr>
          <w:color w:val="000000"/>
          <w:highlight w:val="white"/>
        </w:rPr>
        <w:t>.</w:t>
      </w:r>
    </w:p>
    <w:p w14:paraId="000000C3" w14:textId="77777777" w:rsidR="000F7A7E" w:rsidRDefault="00000000">
      <w:pPr>
        <w:spacing w:line="480" w:lineRule="auto"/>
        <w:ind w:firstLine="360"/>
        <w:jc w:val="both"/>
      </w:pPr>
      <w:r>
        <w:rPr>
          <w:color w:val="000000"/>
          <w:highlight w:val="white"/>
        </w:rPr>
        <w:t>The drug target features were derived from the amino acid sequence and structural models of the proteins in the drug target dataset (Supplementary Table 3). The method for feature generation has been previously described</w:t>
      </w:r>
      <w:r>
        <w:rPr>
          <w:color w:val="000000"/>
          <w:highlight w:val="white"/>
          <w:vertAlign w:val="superscript"/>
        </w:rPr>
        <w:t>14</w:t>
      </w:r>
      <w:r>
        <w:rPr>
          <w:color w:val="000000"/>
          <w:highlight w:val="white"/>
        </w:rPr>
        <w:t xml:space="preserve">. In brief, structural features, such as protein secondary structure or intrinsically disordered regions, describe characteristics of protein regions. These </w:t>
      </w:r>
      <w:r>
        <w:t>structural features are determined from either protein sequence, using the methods IUPRED2a</w:t>
      </w:r>
      <w:r>
        <w:rPr>
          <w:vertAlign w:val="superscript"/>
        </w:rPr>
        <w:t>51</w:t>
      </w:r>
      <w:r>
        <w:t>, ANCHOR</w:t>
      </w:r>
      <w:r>
        <w:rPr>
          <w:vertAlign w:val="superscript"/>
        </w:rPr>
        <w:t>52</w:t>
      </w:r>
      <w:r>
        <w:t>, TMHMM 2.0</w:t>
      </w:r>
      <w:r>
        <w:rPr>
          <w:vertAlign w:val="superscript"/>
        </w:rPr>
        <w:t>53</w:t>
      </w:r>
      <w:r>
        <w:t>, PredictProtein</w:t>
      </w:r>
      <w:r>
        <w:rPr>
          <w:vertAlign w:val="superscript"/>
        </w:rPr>
        <w:t>54</w:t>
      </w:r>
      <w:r>
        <w:t xml:space="preserve">, </w:t>
      </w:r>
      <w:r>
        <w:rPr>
          <w:color w:val="000000"/>
        </w:rPr>
        <w:t>SCOPe</w:t>
      </w:r>
      <w:r>
        <w:rPr>
          <w:color w:val="000000"/>
          <w:vertAlign w:val="superscript"/>
        </w:rPr>
        <w:t>55</w:t>
      </w:r>
      <w:r>
        <w:rPr>
          <w:color w:val="000000"/>
        </w:rPr>
        <w:t xml:space="preserve">; or </w:t>
      </w:r>
      <w:r>
        <w:t>from three-dimensional model predicted with AlphaFold2</w:t>
      </w:r>
      <w:r>
        <w:rPr>
          <w:vertAlign w:val="superscript"/>
        </w:rPr>
        <w:t>56</w:t>
      </w:r>
      <w:r>
        <w:t>,</w:t>
      </w:r>
      <w:r>
        <w:rPr>
          <w:color w:val="000000"/>
        </w:rPr>
        <w:t xml:space="preserve"> using the methods </w:t>
      </w:r>
      <w:r>
        <w:t>Dictionary of Protein Secondary Structure (DSSP)</w:t>
      </w:r>
      <w:r>
        <w:rPr>
          <w:vertAlign w:val="superscript"/>
        </w:rPr>
        <w:t>57</w:t>
      </w:r>
      <w:r>
        <w:t xml:space="preserve">, </w:t>
      </w:r>
      <w:r>
        <w:rPr>
          <w:color w:val="000000"/>
        </w:rPr>
        <w:t>biopython’s pdb parser</w:t>
      </w:r>
      <w:r>
        <w:rPr>
          <w:color w:val="000000"/>
          <w:vertAlign w:val="superscript"/>
        </w:rPr>
        <w:t>58</w:t>
      </w:r>
      <w:r>
        <w:rPr>
          <w:color w:val="000000"/>
        </w:rPr>
        <w:t>, Aggrescan3d</w:t>
      </w:r>
      <w:r>
        <w:rPr>
          <w:color w:val="000000"/>
          <w:vertAlign w:val="superscript"/>
        </w:rPr>
        <w:t>59</w:t>
      </w:r>
      <w:r>
        <w:rPr>
          <w:color w:val="000000"/>
        </w:rPr>
        <w:t>.</w:t>
      </w:r>
      <w:r>
        <w:t xml:space="preserve"> Cutoffs for classifying region identity have been determined in previous work</w:t>
      </w:r>
      <w:r>
        <w:rPr>
          <w:vertAlign w:val="superscript"/>
        </w:rPr>
        <w:t>14</w:t>
      </w:r>
      <w:r>
        <w:t>. Features for each protein were normalized by the length of protein and then weighted according to Equation 2. Where F is the normalization value of the protein feature, f is the unnormalized value of the protein feature, sIC</w:t>
      </w:r>
      <w:r>
        <w:rPr>
          <w:vertAlign w:val="subscript"/>
        </w:rPr>
        <w:t>50</w:t>
      </w:r>
      <w:r>
        <w:t xml:space="preserve"> is the set of IC</w:t>
      </w:r>
      <w:r>
        <w:rPr>
          <w:vertAlign w:val="subscript"/>
        </w:rPr>
        <w:t>50</w:t>
      </w:r>
      <w:r>
        <w:t xml:space="preserve"> values for the protein tested with all drugs, and pIC</w:t>
      </w:r>
      <w:r>
        <w:rPr>
          <w:vertAlign w:val="subscript"/>
        </w:rPr>
        <w:t>50</w:t>
      </w:r>
      <w:r>
        <w:t xml:space="preserve"> is the IC</w:t>
      </w:r>
      <w:r>
        <w:rPr>
          <w:vertAlign w:val="subscript"/>
        </w:rPr>
        <w:t>50</w:t>
      </w:r>
      <w:r>
        <w:t xml:space="preserve"> of the protein being normalized.</w:t>
      </w:r>
    </w:p>
    <w:p w14:paraId="000000C4" w14:textId="77777777" w:rsidR="000F7A7E" w:rsidRDefault="00000000">
      <w:pPr>
        <w:spacing w:line="480" w:lineRule="auto"/>
        <w:jc w:val="center"/>
        <w:rPr>
          <w:color w:val="000000"/>
          <w:highlight w:val="white"/>
        </w:rPr>
      </w:pPr>
      <w:r>
        <w:rPr>
          <w:b/>
          <w:bCs/>
        </w:rPr>
        <w:t>Equation 2</w:t>
      </w:r>
      <w:r>
        <w:rPr>
          <w:sz w:val="20"/>
          <w:szCs w:val="20"/>
        </w:rPr>
        <w:tab/>
      </w:r>
      <m:oMath>
        <m:r>
          <w:rPr>
            <w:rFonts w:ascii="Cambria Math" w:eastAsia="Cambria Math" w:hAnsi="Cambria Math" w:cs="Cambria Math"/>
            <w:sz w:val="20"/>
            <w:szCs w:val="20"/>
          </w:rPr>
          <m:t>F= f</m:t>
        </m:r>
        <m:f>
          <m:fPr>
            <m:ctrlPr>
              <w:rPr>
                <w:rFonts w:ascii="Cambria Math" w:eastAsia="Cambria Math" w:hAnsi="Cambria Math" w:cs="Cambria Math"/>
                <w:sz w:val="20"/>
                <w:szCs w:val="20"/>
              </w:rPr>
            </m:ctrlPr>
          </m:fPr>
          <m:num>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sIC</m:t>
                    </m:r>
                  </m:e>
                  <m:sub>
                    <m:r>
                      <w:rPr>
                        <w:rFonts w:ascii="Cambria Math" w:eastAsia="Cambria Math" w:hAnsi="Cambria Math" w:cs="Cambria Math"/>
                        <w:sz w:val="20"/>
                        <w:szCs w:val="20"/>
                      </w:rPr>
                      <m:t>50</m:t>
                    </m:r>
                  </m:sub>
                </m:sSub>
              </m:e>
            </m:d>
            <m:r>
              <w:rPr>
                <w:rFonts w:ascii="Cambria Math" w:hAnsi="Cambria Math"/>
              </w:rPr>
              <m:t xml:space="preserve"> </m:t>
            </m:r>
            <m:r>
              <w:rPr>
                <w:rFonts w:ascii="Cambria Math" w:eastAsia="Cambria Math" w:hAnsi="Cambria Math" w:cs="Cambria Math"/>
                <w:sz w:val="20"/>
                <w:szCs w:val="20"/>
              </w:rPr>
              <m:t xml:space="preserve">- </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pIC</m:t>
                </m:r>
              </m:e>
              <m:sub>
                <m:r>
                  <w:rPr>
                    <w:rFonts w:ascii="Cambria Math" w:eastAsia="Cambria Math" w:hAnsi="Cambria Math" w:cs="Cambria Math"/>
                    <w:sz w:val="20"/>
                    <w:szCs w:val="20"/>
                  </w:rPr>
                  <m:t>50</m:t>
                </m:r>
              </m:sub>
            </m:sSub>
            <m:r>
              <w:rPr>
                <w:rFonts w:ascii="Cambria Math" w:eastAsia="Cambria Math" w:hAnsi="Cambria Math" w:cs="Cambria Math"/>
                <w:sz w:val="20"/>
                <w:szCs w:val="20"/>
              </w:rPr>
              <m:t>+1</m:t>
            </m:r>
          </m:num>
          <m:den>
            <m:r>
              <w:rPr>
                <w:rFonts w:ascii="Cambria Math" w:eastAsia="Cambria Math" w:hAnsi="Cambria Math" w:cs="Cambria Math"/>
                <w:sz w:val="20"/>
                <w:szCs w:val="20"/>
              </w:rPr>
              <m:t>max⁡(s</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IC</m:t>
                </m:r>
              </m:e>
              <m:sub>
                <m:r>
                  <w:rPr>
                    <w:rFonts w:ascii="Cambria Math" w:eastAsia="Cambria Math" w:hAnsi="Cambria Math" w:cs="Cambria Math"/>
                    <w:sz w:val="20"/>
                    <w:szCs w:val="20"/>
                  </w:rPr>
                  <m:t>50</m:t>
                </m:r>
              </m:sub>
            </m:sSub>
            <m:r>
              <w:rPr>
                <w:rFonts w:ascii="Cambria Math" w:eastAsia="Cambria Math" w:hAnsi="Cambria Math" w:cs="Cambria Math"/>
                <w:sz w:val="20"/>
                <w:szCs w:val="20"/>
              </w:rPr>
              <m:t xml:space="preserve">) </m:t>
            </m:r>
          </m:den>
        </m:f>
      </m:oMath>
    </w:p>
    <w:p w14:paraId="000000C5" w14:textId="77777777" w:rsidR="000F7A7E" w:rsidRDefault="00000000">
      <w:pPr>
        <w:spacing w:line="480" w:lineRule="auto"/>
        <w:jc w:val="both"/>
        <w:rPr>
          <w:b/>
          <w:bCs/>
          <w:color w:val="000000"/>
          <w:highlight w:val="white"/>
        </w:rPr>
      </w:pPr>
      <w:r>
        <w:rPr>
          <w:b/>
          <w:bCs/>
          <w:color w:val="000000"/>
          <w:highlight w:val="white"/>
        </w:rPr>
        <w:t>CODE AVAILABILITY</w:t>
      </w:r>
    </w:p>
    <w:p w14:paraId="000000C6" w14:textId="77777777" w:rsidR="000F7A7E" w:rsidRDefault="00000000">
      <w:pPr>
        <w:spacing w:line="480" w:lineRule="auto"/>
        <w:ind w:firstLine="720"/>
        <w:jc w:val="both"/>
        <w:rPr>
          <w:color w:val="000000"/>
          <w:highlight w:val="white"/>
        </w:rPr>
      </w:pPr>
      <w:r>
        <w:rPr>
          <w:color w:val="000000"/>
          <w:highlight w:val="white"/>
        </w:rPr>
        <w:lastRenderedPageBreak/>
        <w:t>A total of 1,296 compounds (20</w:t>
      </w:r>
      <w:sdt>
        <w:sdtPr>
          <w:tag w:val="goog_rdk_470"/>
          <w:id w:val="-1128139322"/>
        </w:sdtPr>
        <w:sdtContent>
          <w:sdt>
            <w:sdtPr>
              <w:tag w:val="goog_rdk_471"/>
              <w:id w:val="-408547478"/>
            </w:sdtPr>
            <w:sdtContent>
              <w:ins w:id="727" w:author="Nicole Zatorski" w:date="2025-10-21T08:29:00Z">
                <w:r>
                  <w:rPr>
                    <w:highlight w:val="white"/>
                    <w:rPrChange w:id="728" w:author="Nicole Zatorski" w:date="2025-10-21T08:29:00Z">
                      <w:rPr>
                        <w:color w:val="000000"/>
                        <w:highlight w:val="white"/>
                      </w:rPr>
                    </w:rPrChange>
                  </w:rPr>
                  <w:t>6</w:t>
                </w:r>
              </w:ins>
            </w:sdtContent>
          </w:sdt>
        </w:sdtContent>
      </w:sdt>
      <w:sdt>
        <w:sdtPr>
          <w:tag w:val="goog_rdk_472"/>
          <w:id w:val="19171898"/>
        </w:sdtPr>
        <w:sdtContent>
          <w:del w:id="729" w:author="Nicole Zatorski" w:date="2025-10-21T08:29:00Z">
            <w:r>
              <w:rPr>
                <w:color w:val="000000"/>
                <w:highlight w:val="white"/>
              </w:rPr>
              <w:delText>4</w:delText>
            </w:r>
          </w:del>
        </w:sdtContent>
      </w:sdt>
      <w:r>
        <w:rPr>
          <w:color w:val="000000"/>
          <w:highlight w:val="white"/>
        </w:rPr>
        <w:t xml:space="preserve"> withdrawn and 1,0</w:t>
      </w:r>
      <w:sdt>
        <w:sdtPr>
          <w:tag w:val="goog_rdk_473"/>
          <w:id w:val="-493827732"/>
        </w:sdtPr>
        <w:sdtContent>
          <w:sdt>
            <w:sdtPr>
              <w:tag w:val="goog_rdk_474"/>
              <w:id w:val="-1839061495"/>
            </w:sdtPr>
            <w:sdtContent>
              <w:ins w:id="730" w:author="Nicole Zatorski" w:date="2025-10-21T08:29:00Z">
                <w:r>
                  <w:rPr>
                    <w:highlight w:val="white"/>
                    <w:rPrChange w:id="731" w:author="Nicole Zatorski" w:date="2025-10-21T08:29:00Z">
                      <w:rPr>
                        <w:color w:val="000000"/>
                        <w:highlight w:val="white"/>
                      </w:rPr>
                    </w:rPrChange>
                  </w:rPr>
                  <w:t>89</w:t>
                </w:r>
              </w:ins>
            </w:sdtContent>
          </w:sdt>
        </w:sdtContent>
      </w:sdt>
      <w:sdt>
        <w:sdtPr>
          <w:tag w:val="goog_rdk_475"/>
          <w:id w:val="743163514"/>
        </w:sdtPr>
        <w:sdtContent>
          <w:del w:id="732" w:author="Nicole Zatorski" w:date="2025-10-21T08:29:00Z">
            <w:r>
              <w:rPr>
                <w:color w:val="000000"/>
                <w:highlight w:val="white"/>
              </w:rPr>
              <w:delText>92</w:delText>
            </w:r>
          </w:del>
        </w:sdtContent>
      </w:sdt>
      <w:r>
        <w:rPr>
          <w:color w:val="000000"/>
          <w:highlight w:val="white"/>
        </w:rPr>
        <w:t xml:space="preserve"> not withdrawn) were found having fingerprints, targets, target features, and drug molecular features. A full list of drugs and their features can be found in the project GitHub repository: https://github.com/schlessinger-lab/withDRAWN. </w:t>
      </w:r>
    </w:p>
    <w:p w14:paraId="000000C7" w14:textId="77777777" w:rsidR="000F7A7E" w:rsidRDefault="00000000">
      <w:pPr>
        <w:spacing w:line="480" w:lineRule="auto"/>
        <w:jc w:val="both"/>
        <w:rPr>
          <w:color w:val="000000"/>
          <w:highlight w:val="white"/>
        </w:rPr>
      </w:pPr>
      <w:r>
        <w:rPr>
          <w:b/>
          <w:bCs/>
          <w:color w:val="000000"/>
          <w:highlight w:val="white"/>
        </w:rPr>
        <w:t>ACKNOWLEGMENTS</w:t>
      </w:r>
    </w:p>
    <w:p w14:paraId="000000C8" w14:textId="77777777" w:rsidR="000F7A7E" w:rsidRDefault="00000000">
      <w:pPr>
        <w:spacing w:line="480" w:lineRule="auto"/>
      </w:pPr>
      <w:r>
        <w:rPr>
          <w:color w:val="000000"/>
          <w:highlight w:val="white"/>
        </w:rPr>
        <w:t xml:space="preserve">This work is supported in part by the </w:t>
      </w:r>
      <w:r>
        <w:t xml:space="preserve">National Institutes of Health grant F30 HL160179 and </w:t>
      </w:r>
      <w:r>
        <w:rPr>
          <w:color w:val="2A2A2A"/>
          <w:highlight w:val="white"/>
        </w:rPr>
        <w:t>T32 HD075735</w:t>
      </w:r>
      <w:r>
        <w:t xml:space="preserve"> to N.Z and R01 HD107528 to A.S</w:t>
      </w:r>
    </w:p>
    <w:p w14:paraId="000000C9" w14:textId="77777777" w:rsidR="000F7A7E" w:rsidRDefault="00000000">
      <w:pPr>
        <w:spacing w:line="480" w:lineRule="auto"/>
        <w:rPr>
          <w:b/>
          <w:bCs/>
          <w:color w:val="000000"/>
          <w:highlight w:val="white"/>
        </w:rPr>
      </w:pPr>
      <w:r>
        <w:rPr>
          <w:b/>
          <w:bCs/>
          <w:color w:val="000000"/>
          <w:highlight w:val="white"/>
        </w:rPr>
        <w:t xml:space="preserve">AUTHOR CONTRIBUTIONS </w:t>
      </w:r>
    </w:p>
    <w:p w14:paraId="000000CA" w14:textId="77777777" w:rsidR="000F7A7E" w:rsidRDefault="00000000">
      <w:pPr>
        <w:spacing w:line="480" w:lineRule="auto"/>
        <w:rPr>
          <w:color w:val="000000"/>
          <w:highlight w:val="white"/>
        </w:rPr>
      </w:pPr>
      <w:r>
        <w:rPr>
          <w:color w:val="000000"/>
          <w:highlight w:val="white"/>
        </w:rPr>
        <w:t>N.Z. and A.S. conducted the analysis and wrote this manuscript.</w:t>
      </w:r>
    </w:p>
    <w:p w14:paraId="000000CB" w14:textId="77777777" w:rsidR="000F7A7E" w:rsidRDefault="00000000">
      <w:pPr>
        <w:spacing w:line="480" w:lineRule="auto"/>
        <w:rPr>
          <w:b/>
          <w:bCs/>
          <w:color w:val="000000"/>
          <w:highlight w:val="white"/>
        </w:rPr>
      </w:pPr>
      <w:r>
        <w:rPr>
          <w:b/>
          <w:bCs/>
          <w:color w:val="000000"/>
          <w:highlight w:val="white"/>
        </w:rPr>
        <w:t>COMPETING INTERESTS</w:t>
      </w:r>
    </w:p>
    <w:p w14:paraId="000000CC" w14:textId="77777777" w:rsidR="000F7A7E" w:rsidRDefault="00000000">
      <w:pPr>
        <w:spacing w:line="480" w:lineRule="auto"/>
        <w:rPr>
          <w:color w:val="000000"/>
          <w:highlight w:val="white"/>
        </w:rPr>
      </w:pPr>
      <w:r>
        <w:rPr>
          <w:color w:val="000000"/>
          <w:highlight w:val="white"/>
        </w:rPr>
        <w:t>The authors have no conflicts of interest to declare.</w:t>
      </w:r>
      <w:r>
        <w:br w:type="page"/>
      </w:r>
    </w:p>
    <w:p w14:paraId="000000CD" w14:textId="77777777" w:rsidR="000F7A7E" w:rsidRDefault="00000000">
      <w:pPr>
        <w:spacing w:line="480" w:lineRule="auto"/>
      </w:pPr>
      <w:r>
        <w:rPr>
          <w:b/>
          <w:bCs/>
          <w:color w:val="000000"/>
          <w:highlight w:val="white"/>
        </w:rPr>
        <w:lastRenderedPageBreak/>
        <w:t>REFERENCES</w:t>
      </w:r>
    </w:p>
    <w:p w14:paraId="000000CE" w14:textId="77777777" w:rsidR="000F7A7E" w:rsidRDefault="00000000">
      <w:pPr>
        <w:pBdr>
          <w:top w:val="nil"/>
          <w:left w:val="nil"/>
          <w:bottom w:val="nil"/>
          <w:right w:val="nil"/>
          <w:between w:val="nil"/>
        </w:pBdr>
        <w:spacing w:line="360" w:lineRule="auto"/>
        <w:ind w:left="720" w:hanging="720"/>
        <w:rPr>
          <w:color w:val="000000"/>
        </w:rPr>
      </w:pPr>
      <w:r>
        <w:rPr>
          <w:color w:val="000000"/>
        </w:rPr>
        <w:t>1</w:t>
      </w:r>
      <w:r>
        <w:rPr>
          <w:color w:val="000000"/>
        </w:rPr>
        <w:tab/>
        <w:t xml:space="preserve">Wysowski, D. K. &amp; Swartz, L. Adverse drug event surveillance and drug withdrawals in the United States, 1969-2002: the importance of reporting suspected reactions. </w:t>
      </w:r>
      <w:r>
        <w:rPr>
          <w:i/>
          <w:iCs/>
          <w:color w:val="000000"/>
        </w:rPr>
        <w:t>Arch Intern Med</w:t>
      </w:r>
      <w:r>
        <w:rPr>
          <w:color w:val="000000"/>
        </w:rPr>
        <w:t xml:space="preserve"> </w:t>
      </w:r>
      <w:r>
        <w:rPr>
          <w:b/>
          <w:bCs/>
          <w:color w:val="000000"/>
        </w:rPr>
        <w:t>165</w:t>
      </w:r>
      <w:r>
        <w:rPr>
          <w:color w:val="000000"/>
        </w:rPr>
        <w:t xml:space="preserve">, 1363-1369 (2005). </w:t>
      </w:r>
      <w:hyperlink r:id="rId21">
        <w:r w:rsidR="000F7A7E">
          <w:rPr>
            <w:color w:val="0563C1"/>
            <w:u w:val="single"/>
          </w:rPr>
          <w:t>https://doi.org:10.1001/archinte.165.12.1363</w:t>
        </w:r>
      </w:hyperlink>
    </w:p>
    <w:p w14:paraId="000000CF" w14:textId="77777777" w:rsidR="000F7A7E" w:rsidRDefault="00000000">
      <w:pPr>
        <w:pBdr>
          <w:top w:val="nil"/>
          <w:left w:val="nil"/>
          <w:bottom w:val="nil"/>
          <w:right w:val="nil"/>
          <w:between w:val="nil"/>
        </w:pBdr>
        <w:spacing w:line="360" w:lineRule="auto"/>
        <w:ind w:left="720" w:hanging="720"/>
        <w:rPr>
          <w:color w:val="000000"/>
        </w:rPr>
      </w:pPr>
      <w:r>
        <w:rPr>
          <w:color w:val="000000"/>
        </w:rPr>
        <w:t>2</w:t>
      </w:r>
      <w:r>
        <w:rPr>
          <w:color w:val="000000"/>
        </w:rPr>
        <w:tab/>
        <w:t xml:space="preserve">McNaughton, R., Huet, G. &amp; Shakir, S. An investigation into drug products withdrawn from the EU market between 2002 and 2011 for safety reasons and the evidence used to support the decision-making. </w:t>
      </w:r>
      <w:r>
        <w:rPr>
          <w:i/>
          <w:iCs/>
          <w:color w:val="000000"/>
        </w:rPr>
        <w:t>BMJ Open</w:t>
      </w:r>
      <w:r>
        <w:rPr>
          <w:color w:val="000000"/>
        </w:rPr>
        <w:t xml:space="preserve"> </w:t>
      </w:r>
      <w:r>
        <w:rPr>
          <w:b/>
          <w:bCs/>
          <w:color w:val="000000"/>
        </w:rPr>
        <w:t>4</w:t>
      </w:r>
      <w:r>
        <w:rPr>
          <w:color w:val="000000"/>
        </w:rPr>
        <w:t xml:space="preserve">, e004221 (2014). </w:t>
      </w:r>
      <w:hyperlink r:id="rId22">
        <w:r w:rsidR="000F7A7E">
          <w:rPr>
            <w:color w:val="0563C1"/>
            <w:u w:val="single"/>
          </w:rPr>
          <w:t>https://doi.org:10.1136/bmjopen-2013-004221</w:t>
        </w:r>
      </w:hyperlink>
    </w:p>
    <w:p w14:paraId="000000D0" w14:textId="77777777" w:rsidR="000F7A7E" w:rsidRDefault="00000000">
      <w:pPr>
        <w:pBdr>
          <w:top w:val="nil"/>
          <w:left w:val="nil"/>
          <w:bottom w:val="nil"/>
          <w:right w:val="nil"/>
          <w:between w:val="nil"/>
        </w:pBdr>
        <w:spacing w:line="360" w:lineRule="auto"/>
        <w:ind w:left="720" w:hanging="720"/>
        <w:rPr>
          <w:color w:val="000000"/>
        </w:rPr>
      </w:pPr>
      <w:r>
        <w:rPr>
          <w:color w:val="000000"/>
        </w:rPr>
        <w:t>3</w:t>
      </w:r>
      <w:r>
        <w:rPr>
          <w:color w:val="000000"/>
        </w:rPr>
        <w:tab/>
        <w:t xml:space="preserve">Ishiguro, C., Misu, T., Iwasa, E. &amp; Izawa, T. Analysis of safety-related regulatory actions by Japan's pharmaceutical regulatory agency. </w:t>
      </w:r>
      <w:r>
        <w:rPr>
          <w:i/>
          <w:iCs/>
          <w:color w:val="000000"/>
        </w:rPr>
        <w:t>Pharmacoepidemiol Drug Saf</w:t>
      </w:r>
      <w:r>
        <w:rPr>
          <w:color w:val="000000"/>
        </w:rPr>
        <w:t xml:space="preserve"> </w:t>
      </w:r>
      <w:r>
        <w:rPr>
          <w:b/>
          <w:bCs/>
          <w:color w:val="000000"/>
        </w:rPr>
        <w:t>26</w:t>
      </w:r>
      <w:r>
        <w:rPr>
          <w:color w:val="000000"/>
        </w:rPr>
        <w:t xml:space="preserve">, 1314-1320 (2017). </w:t>
      </w:r>
      <w:hyperlink r:id="rId23">
        <w:r w:rsidR="000F7A7E">
          <w:rPr>
            <w:color w:val="0563C1"/>
            <w:u w:val="single"/>
          </w:rPr>
          <w:t>https://doi.org:10.1002/pds.4252</w:t>
        </w:r>
      </w:hyperlink>
    </w:p>
    <w:p w14:paraId="000000D1" w14:textId="77777777" w:rsidR="000F7A7E" w:rsidRDefault="00000000">
      <w:pPr>
        <w:pBdr>
          <w:top w:val="nil"/>
          <w:left w:val="nil"/>
          <w:bottom w:val="nil"/>
          <w:right w:val="nil"/>
          <w:between w:val="nil"/>
        </w:pBdr>
        <w:spacing w:line="360" w:lineRule="auto"/>
        <w:ind w:left="720" w:hanging="720"/>
        <w:rPr>
          <w:color w:val="000000"/>
        </w:rPr>
      </w:pPr>
      <w:r>
        <w:rPr>
          <w:color w:val="000000"/>
        </w:rPr>
        <w:t>4</w:t>
      </w:r>
      <w:r>
        <w:rPr>
          <w:color w:val="000000"/>
        </w:rPr>
        <w:tab/>
        <w:t xml:space="preserve">Alves, C., Macedo, A. F. &amp; Marques, F. B. Sources of information used by regulatory agencies on the generation of drug safety alerts. </w:t>
      </w:r>
      <w:r>
        <w:rPr>
          <w:i/>
          <w:iCs/>
          <w:color w:val="000000"/>
        </w:rPr>
        <w:t>Eur J Clin Pharmacol</w:t>
      </w:r>
      <w:r>
        <w:rPr>
          <w:color w:val="000000"/>
        </w:rPr>
        <w:t xml:space="preserve"> </w:t>
      </w:r>
      <w:r>
        <w:rPr>
          <w:b/>
          <w:bCs/>
          <w:color w:val="000000"/>
        </w:rPr>
        <w:t>69</w:t>
      </w:r>
      <w:r>
        <w:rPr>
          <w:color w:val="000000"/>
        </w:rPr>
        <w:t xml:space="preserve">, 2083-2094 (2013). </w:t>
      </w:r>
      <w:hyperlink r:id="rId24">
        <w:r w:rsidR="000F7A7E">
          <w:rPr>
            <w:color w:val="0563C1"/>
            <w:u w:val="single"/>
          </w:rPr>
          <w:t>https://doi.org:10.1007/s00228-013-1564-y</w:t>
        </w:r>
      </w:hyperlink>
    </w:p>
    <w:p w14:paraId="000000D2" w14:textId="77777777" w:rsidR="000F7A7E" w:rsidRDefault="00000000">
      <w:pPr>
        <w:pBdr>
          <w:top w:val="nil"/>
          <w:left w:val="nil"/>
          <w:bottom w:val="nil"/>
          <w:right w:val="nil"/>
          <w:between w:val="nil"/>
        </w:pBdr>
        <w:spacing w:line="360" w:lineRule="auto"/>
        <w:ind w:left="720" w:hanging="720"/>
        <w:rPr>
          <w:color w:val="000000"/>
        </w:rPr>
      </w:pPr>
      <w:r>
        <w:rPr>
          <w:color w:val="000000"/>
        </w:rPr>
        <w:t>5</w:t>
      </w:r>
      <w:r>
        <w:rPr>
          <w:color w:val="000000"/>
        </w:rPr>
        <w:tab/>
        <w:t>Eichler, H. G.</w:t>
      </w:r>
      <w:r>
        <w:rPr>
          <w:i/>
          <w:iCs/>
          <w:color w:val="000000"/>
        </w:rPr>
        <w:t xml:space="preserve"> et al.</w:t>
      </w:r>
      <w:r>
        <w:rPr>
          <w:color w:val="000000"/>
        </w:rPr>
        <w:t xml:space="preserve"> Relative efficacy of drugs: an emerging issue between regulatory agencies and third-party payers. </w:t>
      </w:r>
      <w:r>
        <w:rPr>
          <w:i/>
          <w:iCs/>
          <w:color w:val="000000"/>
        </w:rPr>
        <w:t>Nat Rev Drug Discov</w:t>
      </w:r>
      <w:r>
        <w:rPr>
          <w:color w:val="000000"/>
        </w:rPr>
        <w:t xml:space="preserve"> </w:t>
      </w:r>
      <w:r>
        <w:rPr>
          <w:b/>
          <w:bCs/>
          <w:color w:val="000000"/>
        </w:rPr>
        <w:t>9</w:t>
      </w:r>
      <w:r>
        <w:rPr>
          <w:color w:val="000000"/>
        </w:rPr>
        <w:t xml:space="preserve">, 277-291 (2010). </w:t>
      </w:r>
      <w:hyperlink r:id="rId25">
        <w:r w:rsidR="000F7A7E">
          <w:rPr>
            <w:color w:val="0563C1"/>
            <w:u w:val="single"/>
          </w:rPr>
          <w:t>https://doi.org:10.1038/nrd3079</w:t>
        </w:r>
      </w:hyperlink>
    </w:p>
    <w:p w14:paraId="000000D3" w14:textId="77777777" w:rsidR="000F7A7E" w:rsidRDefault="00000000">
      <w:pPr>
        <w:pBdr>
          <w:top w:val="nil"/>
          <w:left w:val="nil"/>
          <w:bottom w:val="nil"/>
          <w:right w:val="nil"/>
          <w:between w:val="nil"/>
        </w:pBdr>
        <w:spacing w:line="360" w:lineRule="auto"/>
        <w:ind w:left="720" w:hanging="720"/>
        <w:rPr>
          <w:color w:val="000000"/>
        </w:rPr>
      </w:pPr>
      <w:r>
        <w:rPr>
          <w:color w:val="000000"/>
        </w:rPr>
        <w:t>6</w:t>
      </w:r>
      <w:r>
        <w:rPr>
          <w:color w:val="000000"/>
        </w:rPr>
        <w:tab/>
        <w:t xml:space="preserve">Ifeoma Obidike, A. M., Michaela Reddy, Harvey Clewell, Thierry Lave, Melvin Andersen, Ray Greek, Abdelmigid, Nasir Mohamad, Peter Ward, David La, J. Eric McDuffie, Sandra Snook, Elsa Dias, Carina Menezes, Elisabete Valerio, Jose M Fuentes, Jacob John Van Tonder, Mary Gulumian, Vanessa Steenkamp. </w:t>
      </w:r>
      <w:r>
        <w:rPr>
          <w:i/>
          <w:iCs/>
          <w:color w:val="000000"/>
        </w:rPr>
        <w:t>New Insights into Toxicity and Drug Testing</w:t>
      </w:r>
      <w:r>
        <w:rPr>
          <w:color w:val="000000"/>
        </w:rPr>
        <w:t>.  (InTech, 2013).</w:t>
      </w:r>
    </w:p>
    <w:p w14:paraId="000000D4" w14:textId="77777777" w:rsidR="000F7A7E" w:rsidRDefault="00000000">
      <w:pPr>
        <w:pBdr>
          <w:top w:val="nil"/>
          <w:left w:val="nil"/>
          <w:bottom w:val="nil"/>
          <w:right w:val="nil"/>
          <w:between w:val="nil"/>
        </w:pBdr>
        <w:spacing w:line="360" w:lineRule="auto"/>
        <w:ind w:left="720" w:hanging="720"/>
        <w:rPr>
          <w:color w:val="000000"/>
        </w:rPr>
      </w:pPr>
      <w:r>
        <w:rPr>
          <w:color w:val="000000"/>
        </w:rPr>
        <w:t>7</w:t>
      </w:r>
      <w:r>
        <w:rPr>
          <w:color w:val="000000"/>
        </w:rPr>
        <w:tab/>
        <w:t xml:space="preserve">Lipsky, M. S. &amp; Sharp, L. K. From idea to market: the drug approval process. </w:t>
      </w:r>
      <w:r>
        <w:rPr>
          <w:i/>
          <w:iCs/>
          <w:color w:val="000000"/>
        </w:rPr>
        <w:t>J Am Board Fam Pract</w:t>
      </w:r>
      <w:r>
        <w:rPr>
          <w:color w:val="000000"/>
        </w:rPr>
        <w:t xml:space="preserve"> </w:t>
      </w:r>
      <w:r>
        <w:rPr>
          <w:b/>
          <w:bCs/>
          <w:color w:val="000000"/>
        </w:rPr>
        <w:t>14</w:t>
      </w:r>
      <w:r>
        <w:rPr>
          <w:color w:val="000000"/>
        </w:rPr>
        <w:t xml:space="preserve">, 362-367 (2001). </w:t>
      </w:r>
    </w:p>
    <w:p w14:paraId="000000D5" w14:textId="77777777" w:rsidR="000F7A7E" w:rsidRDefault="00000000">
      <w:pPr>
        <w:pBdr>
          <w:top w:val="nil"/>
          <w:left w:val="nil"/>
          <w:bottom w:val="nil"/>
          <w:right w:val="nil"/>
          <w:between w:val="nil"/>
        </w:pBdr>
        <w:spacing w:line="360" w:lineRule="auto"/>
        <w:ind w:left="720" w:hanging="720"/>
        <w:rPr>
          <w:color w:val="000000"/>
        </w:rPr>
      </w:pPr>
      <w:r>
        <w:rPr>
          <w:color w:val="000000"/>
        </w:rPr>
        <w:t>8</w:t>
      </w:r>
      <w:r>
        <w:rPr>
          <w:color w:val="000000"/>
        </w:rPr>
        <w:tab/>
        <w:t xml:space="preserve">Tropsha, A. Best Practices for QSAR Model Development, Validation, and Exploitation. </w:t>
      </w:r>
      <w:r>
        <w:rPr>
          <w:i/>
          <w:iCs/>
          <w:color w:val="000000"/>
        </w:rPr>
        <w:t>Mol Inform</w:t>
      </w:r>
      <w:r>
        <w:rPr>
          <w:color w:val="000000"/>
        </w:rPr>
        <w:t xml:space="preserve"> </w:t>
      </w:r>
      <w:r>
        <w:rPr>
          <w:b/>
          <w:bCs/>
          <w:color w:val="000000"/>
        </w:rPr>
        <w:t>29</w:t>
      </w:r>
      <w:r>
        <w:rPr>
          <w:color w:val="000000"/>
        </w:rPr>
        <w:t xml:space="preserve">, 476-488 (2010). </w:t>
      </w:r>
      <w:hyperlink r:id="rId26">
        <w:r w:rsidR="000F7A7E">
          <w:rPr>
            <w:color w:val="0563C1"/>
            <w:u w:val="single"/>
          </w:rPr>
          <w:t>https://doi.org:10.1002/minf.201000061</w:t>
        </w:r>
      </w:hyperlink>
    </w:p>
    <w:p w14:paraId="000000D6" w14:textId="77777777" w:rsidR="000F7A7E" w:rsidRDefault="00000000">
      <w:pPr>
        <w:pBdr>
          <w:top w:val="nil"/>
          <w:left w:val="nil"/>
          <w:bottom w:val="nil"/>
          <w:right w:val="nil"/>
          <w:between w:val="nil"/>
        </w:pBdr>
        <w:spacing w:line="360" w:lineRule="auto"/>
        <w:ind w:left="720" w:hanging="720"/>
        <w:rPr>
          <w:color w:val="000000"/>
        </w:rPr>
      </w:pPr>
      <w:r>
        <w:rPr>
          <w:color w:val="000000"/>
        </w:rPr>
        <w:t>9</w:t>
      </w:r>
      <w:r>
        <w:rPr>
          <w:color w:val="000000"/>
        </w:rPr>
        <w:tab/>
        <w:t xml:space="preserve">Raschi, E., Ceccarini, L., De Ponti, F. &amp; Recanatini, M. hERG-related drug toxicity and models for predicting hERG liability and QT prolongation. </w:t>
      </w:r>
      <w:r>
        <w:rPr>
          <w:i/>
          <w:iCs/>
          <w:color w:val="000000"/>
        </w:rPr>
        <w:t>Expert Opin Drug Metab Toxicol</w:t>
      </w:r>
      <w:r>
        <w:rPr>
          <w:color w:val="000000"/>
        </w:rPr>
        <w:t xml:space="preserve"> </w:t>
      </w:r>
      <w:r>
        <w:rPr>
          <w:b/>
          <w:bCs/>
          <w:color w:val="000000"/>
        </w:rPr>
        <w:t>5</w:t>
      </w:r>
      <w:r>
        <w:rPr>
          <w:color w:val="000000"/>
        </w:rPr>
        <w:t xml:space="preserve">, 1005-1021 (2009). </w:t>
      </w:r>
      <w:hyperlink r:id="rId27">
        <w:r w:rsidR="000F7A7E">
          <w:rPr>
            <w:color w:val="0563C1"/>
            <w:u w:val="single"/>
          </w:rPr>
          <w:t>https://doi.org:10.1517/17425250903055070</w:t>
        </w:r>
      </w:hyperlink>
    </w:p>
    <w:p w14:paraId="000000D7" w14:textId="77777777" w:rsidR="000F7A7E" w:rsidRDefault="00000000">
      <w:pPr>
        <w:pBdr>
          <w:top w:val="nil"/>
          <w:left w:val="nil"/>
          <w:bottom w:val="nil"/>
          <w:right w:val="nil"/>
          <w:between w:val="nil"/>
        </w:pBdr>
        <w:spacing w:line="360" w:lineRule="auto"/>
        <w:ind w:left="720" w:hanging="720"/>
        <w:rPr>
          <w:color w:val="000000"/>
        </w:rPr>
      </w:pPr>
      <w:r>
        <w:rPr>
          <w:color w:val="000000"/>
        </w:rPr>
        <w:lastRenderedPageBreak/>
        <w:t>10</w:t>
      </w:r>
      <w:r>
        <w:rPr>
          <w:color w:val="000000"/>
        </w:rPr>
        <w:tab/>
        <w:t xml:space="preserve">Vo, A. H., Van Vleet, T. R., Gupta, R. R., Liguori, M. J. &amp; Rao, M. S. An Overview of Machine Learning and Big Data for Drug Toxicity Evaluation. </w:t>
      </w:r>
      <w:r>
        <w:rPr>
          <w:i/>
          <w:iCs/>
          <w:color w:val="000000"/>
        </w:rPr>
        <w:t>Chem Res Toxicol</w:t>
      </w:r>
      <w:r>
        <w:rPr>
          <w:color w:val="000000"/>
        </w:rPr>
        <w:t xml:space="preserve"> </w:t>
      </w:r>
      <w:r>
        <w:rPr>
          <w:b/>
          <w:bCs/>
          <w:color w:val="000000"/>
        </w:rPr>
        <w:t>33</w:t>
      </w:r>
      <w:r>
        <w:rPr>
          <w:color w:val="000000"/>
        </w:rPr>
        <w:t xml:space="preserve">, 20-37 (2020). </w:t>
      </w:r>
      <w:hyperlink r:id="rId28">
        <w:r w:rsidR="000F7A7E">
          <w:rPr>
            <w:color w:val="0563C1"/>
            <w:u w:val="single"/>
          </w:rPr>
          <w:t>https://doi.org:10.1021/acs.chemrestox.9b00227</w:t>
        </w:r>
      </w:hyperlink>
    </w:p>
    <w:p w14:paraId="000000D8" w14:textId="77777777" w:rsidR="000F7A7E" w:rsidRDefault="00000000">
      <w:pPr>
        <w:pBdr>
          <w:top w:val="nil"/>
          <w:left w:val="nil"/>
          <w:bottom w:val="nil"/>
          <w:right w:val="nil"/>
          <w:between w:val="nil"/>
        </w:pBdr>
        <w:spacing w:line="360" w:lineRule="auto"/>
        <w:ind w:left="720" w:hanging="720"/>
        <w:rPr>
          <w:color w:val="000000"/>
        </w:rPr>
      </w:pPr>
      <w:r>
        <w:rPr>
          <w:color w:val="000000"/>
        </w:rPr>
        <w:t>11</w:t>
      </w:r>
      <w:r>
        <w:rPr>
          <w:color w:val="000000"/>
        </w:rPr>
        <w:tab/>
        <w:t xml:space="preserve">Wang, H., Liu, R., Schyman, P. &amp; Wallqvist, A. Deep Neural Network Models for Predicting Chemically Induced Liver Toxicity Endpoints From Transcriptomic Responses. </w:t>
      </w:r>
      <w:r>
        <w:rPr>
          <w:i/>
          <w:iCs/>
          <w:color w:val="000000"/>
        </w:rPr>
        <w:t>Front Pharmacol</w:t>
      </w:r>
      <w:r>
        <w:rPr>
          <w:color w:val="000000"/>
        </w:rPr>
        <w:t xml:space="preserve"> </w:t>
      </w:r>
      <w:r>
        <w:rPr>
          <w:b/>
          <w:bCs/>
          <w:color w:val="000000"/>
        </w:rPr>
        <w:t>10</w:t>
      </w:r>
      <w:r>
        <w:rPr>
          <w:color w:val="000000"/>
        </w:rPr>
        <w:t xml:space="preserve">, 42 (2019). </w:t>
      </w:r>
      <w:hyperlink r:id="rId29">
        <w:r w:rsidR="000F7A7E">
          <w:rPr>
            <w:color w:val="0563C1"/>
            <w:u w:val="single"/>
          </w:rPr>
          <w:t>https://doi.org:10.3389/fphar.2019.00042</w:t>
        </w:r>
      </w:hyperlink>
    </w:p>
    <w:p w14:paraId="000000D9" w14:textId="77777777" w:rsidR="000F7A7E" w:rsidRDefault="00000000">
      <w:pPr>
        <w:pBdr>
          <w:top w:val="nil"/>
          <w:left w:val="nil"/>
          <w:bottom w:val="nil"/>
          <w:right w:val="nil"/>
          <w:between w:val="nil"/>
        </w:pBdr>
        <w:spacing w:line="360" w:lineRule="auto"/>
        <w:ind w:left="720" w:hanging="720"/>
        <w:rPr>
          <w:color w:val="000000"/>
        </w:rPr>
      </w:pPr>
      <w:r>
        <w:rPr>
          <w:color w:val="000000"/>
        </w:rPr>
        <w:t>12</w:t>
      </w:r>
      <w:r>
        <w:rPr>
          <w:color w:val="000000"/>
        </w:rPr>
        <w:tab/>
        <w:t>Iftkhar, S.</w:t>
      </w:r>
      <w:r>
        <w:rPr>
          <w:i/>
          <w:iCs/>
          <w:color w:val="000000"/>
        </w:rPr>
        <w:t xml:space="preserve"> et al.</w:t>
      </w:r>
      <w:r>
        <w:rPr>
          <w:color w:val="000000"/>
        </w:rPr>
        <w:t xml:space="preserve"> cardioToxCSM: A Web Server for Predicting Cardiotoxicity of Small Molecules. </w:t>
      </w:r>
      <w:r>
        <w:rPr>
          <w:i/>
          <w:iCs/>
          <w:color w:val="000000"/>
        </w:rPr>
        <w:t>J Chem Inf Model</w:t>
      </w:r>
      <w:r>
        <w:rPr>
          <w:color w:val="000000"/>
        </w:rPr>
        <w:t xml:space="preserve"> </w:t>
      </w:r>
      <w:r>
        <w:rPr>
          <w:b/>
          <w:bCs/>
          <w:color w:val="000000"/>
        </w:rPr>
        <w:t>62</w:t>
      </w:r>
      <w:r>
        <w:rPr>
          <w:color w:val="000000"/>
        </w:rPr>
        <w:t xml:space="preserve">, 4827-4836 (2022). </w:t>
      </w:r>
      <w:hyperlink r:id="rId30">
        <w:r w:rsidR="000F7A7E">
          <w:rPr>
            <w:color w:val="0563C1"/>
            <w:u w:val="single"/>
          </w:rPr>
          <w:t>https://doi.org:10.1021/acs.jcim.2c00822</w:t>
        </w:r>
      </w:hyperlink>
    </w:p>
    <w:p w14:paraId="000000DA" w14:textId="77777777" w:rsidR="000F7A7E" w:rsidRDefault="00000000">
      <w:pPr>
        <w:pBdr>
          <w:top w:val="nil"/>
          <w:left w:val="nil"/>
          <w:bottom w:val="nil"/>
          <w:right w:val="nil"/>
          <w:between w:val="nil"/>
        </w:pBdr>
        <w:spacing w:line="360" w:lineRule="auto"/>
        <w:ind w:left="720" w:hanging="720"/>
        <w:rPr>
          <w:color w:val="000000"/>
        </w:rPr>
      </w:pPr>
      <w:r>
        <w:rPr>
          <w:color w:val="000000"/>
        </w:rPr>
        <w:t>13</w:t>
      </w:r>
      <w:r>
        <w:rPr>
          <w:color w:val="000000"/>
        </w:rPr>
        <w:tab/>
        <w:t xml:space="preserve">Banerjee, P., Eckert, A. O., Schrey, A. K. &amp; Preissner, R. ProTox-II: a webserver for the prediction of toxicity of chemicals. </w:t>
      </w:r>
      <w:r>
        <w:rPr>
          <w:i/>
          <w:iCs/>
          <w:color w:val="000000"/>
        </w:rPr>
        <w:t>Nucleic Acids Res</w:t>
      </w:r>
      <w:r>
        <w:rPr>
          <w:color w:val="000000"/>
        </w:rPr>
        <w:t xml:space="preserve"> </w:t>
      </w:r>
      <w:r>
        <w:rPr>
          <w:b/>
          <w:bCs/>
          <w:color w:val="000000"/>
        </w:rPr>
        <w:t>46</w:t>
      </w:r>
      <w:r>
        <w:rPr>
          <w:color w:val="000000"/>
        </w:rPr>
        <w:t xml:space="preserve">, W257-W263 (2018). </w:t>
      </w:r>
      <w:hyperlink r:id="rId31">
        <w:r w:rsidR="000F7A7E">
          <w:rPr>
            <w:color w:val="0563C1"/>
            <w:u w:val="single"/>
          </w:rPr>
          <w:t>https://doi.org:10.1093/nar/gky318</w:t>
        </w:r>
      </w:hyperlink>
    </w:p>
    <w:p w14:paraId="000000DB" w14:textId="77777777" w:rsidR="000F7A7E" w:rsidRDefault="00000000">
      <w:pPr>
        <w:pBdr>
          <w:top w:val="nil"/>
          <w:left w:val="nil"/>
          <w:bottom w:val="nil"/>
          <w:right w:val="nil"/>
          <w:between w:val="nil"/>
        </w:pBdr>
        <w:spacing w:line="360" w:lineRule="auto"/>
        <w:ind w:left="720" w:hanging="720"/>
        <w:rPr>
          <w:color w:val="000000"/>
        </w:rPr>
      </w:pPr>
      <w:r>
        <w:rPr>
          <w:color w:val="000000"/>
        </w:rPr>
        <w:t>14</w:t>
      </w:r>
      <w:r>
        <w:rPr>
          <w:color w:val="000000"/>
        </w:rPr>
        <w:tab/>
        <w:t>Zatorski, N.</w:t>
      </w:r>
      <w:r>
        <w:rPr>
          <w:i/>
          <w:iCs/>
          <w:color w:val="000000"/>
        </w:rPr>
        <w:t xml:space="preserve"> et al.</w:t>
      </w:r>
      <w:r>
        <w:rPr>
          <w:color w:val="000000"/>
        </w:rPr>
        <w:t xml:space="preserve"> Structural analysis of genomic and proteomic signatures reveal dynamic expression of intrinsically disordered regions in breast cancer. </w:t>
      </w:r>
      <w:r>
        <w:rPr>
          <w:i/>
          <w:iCs/>
          <w:color w:val="000000"/>
        </w:rPr>
        <w:t>iScience</w:t>
      </w:r>
      <w:r>
        <w:rPr>
          <w:color w:val="000000"/>
        </w:rPr>
        <w:t xml:space="preserve"> </w:t>
      </w:r>
      <w:r>
        <w:rPr>
          <w:b/>
          <w:bCs/>
          <w:color w:val="000000"/>
        </w:rPr>
        <w:t>27</w:t>
      </w:r>
      <w:r>
        <w:rPr>
          <w:color w:val="000000"/>
        </w:rPr>
        <w:t xml:space="preserve">, 1-16 (2024). </w:t>
      </w:r>
      <w:hyperlink r:id="rId32">
        <w:r w:rsidR="000F7A7E">
          <w:rPr>
            <w:color w:val="0563C1"/>
            <w:u w:val="single"/>
          </w:rPr>
          <w:t>https://doi.org:10.1016/j.isci.2024.110640</w:t>
        </w:r>
      </w:hyperlink>
    </w:p>
    <w:p w14:paraId="000000DC" w14:textId="77777777" w:rsidR="000F7A7E" w:rsidRDefault="00000000">
      <w:pPr>
        <w:pBdr>
          <w:top w:val="nil"/>
          <w:left w:val="nil"/>
          <w:bottom w:val="nil"/>
          <w:right w:val="nil"/>
          <w:between w:val="nil"/>
        </w:pBdr>
        <w:spacing w:line="360" w:lineRule="auto"/>
        <w:ind w:left="720" w:hanging="720"/>
        <w:rPr>
          <w:color w:val="000000"/>
        </w:rPr>
      </w:pPr>
      <w:r>
        <w:rPr>
          <w:color w:val="000000"/>
        </w:rPr>
        <w:t>15</w:t>
      </w:r>
      <w:r>
        <w:rPr>
          <w:color w:val="000000"/>
        </w:rPr>
        <w:tab/>
        <w:t>Zhang, Q. C.</w:t>
      </w:r>
      <w:r>
        <w:rPr>
          <w:i/>
          <w:iCs/>
          <w:color w:val="000000"/>
        </w:rPr>
        <w:t xml:space="preserve"> et al.</w:t>
      </w:r>
      <w:r>
        <w:rPr>
          <w:color w:val="000000"/>
        </w:rPr>
        <w:t xml:space="preserve"> Structure-based prediction of protein-protein interactions on a genome-wide scale. </w:t>
      </w:r>
      <w:r>
        <w:rPr>
          <w:i/>
          <w:iCs/>
          <w:color w:val="000000"/>
        </w:rPr>
        <w:t>Nature</w:t>
      </w:r>
      <w:r>
        <w:rPr>
          <w:color w:val="000000"/>
        </w:rPr>
        <w:t xml:space="preserve"> </w:t>
      </w:r>
      <w:r>
        <w:rPr>
          <w:b/>
          <w:bCs/>
          <w:color w:val="000000"/>
        </w:rPr>
        <w:t>490</w:t>
      </w:r>
      <w:r>
        <w:rPr>
          <w:color w:val="000000"/>
        </w:rPr>
        <w:t xml:space="preserve">, 556-560 (2012). </w:t>
      </w:r>
      <w:hyperlink r:id="rId33">
        <w:r w:rsidR="000F7A7E">
          <w:rPr>
            <w:color w:val="0563C1"/>
            <w:u w:val="single"/>
          </w:rPr>
          <w:t>https://doi.org:10.1038/nature11503</w:t>
        </w:r>
      </w:hyperlink>
    </w:p>
    <w:p w14:paraId="000000DD" w14:textId="77777777" w:rsidR="000F7A7E" w:rsidRDefault="00000000">
      <w:pPr>
        <w:pBdr>
          <w:top w:val="nil"/>
          <w:left w:val="nil"/>
          <w:bottom w:val="nil"/>
          <w:right w:val="nil"/>
          <w:between w:val="nil"/>
        </w:pBdr>
        <w:spacing w:line="360" w:lineRule="auto"/>
        <w:ind w:left="720" w:hanging="720"/>
        <w:rPr>
          <w:color w:val="000000"/>
        </w:rPr>
      </w:pPr>
      <w:r>
        <w:rPr>
          <w:color w:val="000000"/>
        </w:rPr>
        <w:t>16</w:t>
      </w:r>
      <w:r>
        <w:rPr>
          <w:color w:val="000000"/>
        </w:rPr>
        <w:tab/>
        <w:t>Wang, X.</w:t>
      </w:r>
      <w:r>
        <w:rPr>
          <w:i/>
          <w:iCs/>
          <w:color w:val="000000"/>
        </w:rPr>
        <w:t xml:space="preserve"> et al.</w:t>
      </w:r>
      <w:r>
        <w:rPr>
          <w:color w:val="000000"/>
        </w:rPr>
        <w:t xml:space="preserve"> Three-dimensional reconstruction of protein networks provides insight into human genetic disease. </w:t>
      </w:r>
      <w:r>
        <w:rPr>
          <w:i/>
          <w:iCs/>
          <w:color w:val="000000"/>
        </w:rPr>
        <w:t>Nat Biotechnol</w:t>
      </w:r>
      <w:r>
        <w:rPr>
          <w:color w:val="000000"/>
        </w:rPr>
        <w:t xml:space="preserve"> </w:t>
      </w:r>
      <w:r>
        <w:rPr>
          <w:b/>
          <w:bCs/>
          <w:color w:val="000000"/>
        </w:rPr>
        <w:t>30</w:t>
      </w:r>
      <w:r>
        <w:rPr>
          <w:color w:val="000000"/>
        </w:rPr>
        <w:t xml:space="preserve">, 159-164 (2012). </w:t>
      </w:r>
      <w:hyperlink r:id="rId34">
        <w:r w:rsidR="000F7A7E">
          <w:rPr>
            <w:color w:val="0563C1"/>
            <w:u w:val="single"/>
          </w:rPr>
          <w:t>https://doi.org:10.1038/nbt.2106</w:t>
        </w:r>
      </w:hyperlink>
    </w:p>
    <w:p w14:paraId="000000DE" w14:textId="77777777" w:rsidR="000F7A7E" w:rsidRDefault="00000000">
      <w:pPr>
        <w:pBdr>
          <w:top w:val="nil"/>
          <w:left w:val="nil"/>
          <w:bottom w:val="nil"/>
          <w:right w:val="nil"/>
          <w:between w:val="nil"/>
        </w:pBdr>
        <w:spacing w:line="360" w:lineRule="auto"/>
        <w:ind w:left="720" w:hanging="720"/>
        <w:rPr>
          <w:color w:val="000000"/>
        </w:rPr>
      </w:pPr>
      <w:r>
        <w:rPr>
          <w:color w:val="000000"/>
        </w:rPr>
        <w:t>17</w:t>
      </w:r>
      <w:r>
        <w:rPr>
          <w:color w:val="000000"/>
        </w:rPr>
        <w:tab/>
        <w:t>Rahman, R.</w:t>
      </w:r>
      <w:r>
        <w:rPr>
          <w:i/>
          <w:iCs/>
          <w:color w:val="000000"/>
        </w:rPr>
        <w:t xml:space="preserve"> et al.</w:t>
      </w:r>
      <w:r>
        <w:rPr>
          <w:color w:val="000000"/>
        </w:rPr>
        <w:t xml:space="preserve"> Protein structure-based gene expression signatures. </w:t>
      </w:r>
      <w:r>
        <w:rPr>
          <w:i/>
          <w:iCs/>
          <w:color w:val="000000"/>
        </w:rPr>
        <w:t>Proc Natl Acad Sci U S A</w:t>
      </w:r>
      <w:r>
        <w:rPr>
          <w:color w:val="000000"/>
        </w:rPr>
        <w:t xml:space="preserve"> </w:t>
      </w:r>
      <w:r>
        <w:rPr>
          <w:b/>
          <w:bCs/>
          <w:color w:val="000000"/>
        </w:rPr>
        <w:t>118</w:t>
      </w:r>
      <w:r>
        <w:rPr>
          <w:color w:val="000000"/>
        </w:rPr>
        <w:t xml:space="preserve"> (2021). </w:t>
      </w:r>
      <w:hyperlink r:id="rId35">
        <w:r w:rsidR="000F7A7E">
          <w:rPr>
            <w:color w:val="0563C1"/>
            <w:u w:val="single"/>
          </w:rPr>
          <w:t>https://doi.org:10.1073/pnas.2014866118</w:t>
        </w:r>
      </w:hyperlink>
    </w:p>
    <w:p w14:paraId="000000DF" w14:textId="77777777" w:rsidR="000F7A7E" w:rsidRDefault="00000000">
      <w:pPr>
        <w:pBdr>
          <w:top w:val="nil"/>
          <w:left w:val="nil"/>
          <w:bottom w:val="nil"/>
          <w:right w:val="nil"/>
          <w:between w:val="nil"/>
        </w:pBdr>
        <w:spacing w:line="360" w:lineRule="auto"/>
        <w:ind w:left="720" w:hanging="720"/>
        <w:rPr>
          <w:color w:val="000000"/>
        </w:rPr>
      </w:pPr>
      <w:r>
        <w:rPr>
          <w:color w:val="000000"/>
        </w:rPr>
        <w:t>18</w:t>
      </w:r>
      <w:r>
        <w:rPr>
          <w:color w:val="000000"/>
        </w:rPr>
        <w:tab/>
        <w:t xml:space="preserve">Zatorski, N., Stein, D., Rahman, R., Iyengar, R. &amp; Schlessinger, A. Structural signatures: a web server for exploring a database of and generating protein structural features from human cell lines and tissues. </w:t>
      </w:r>
      <w:r>
        <w:rPr>
          <w:i/>
          <w:iCs/>
          <w:color w:val="000000"/>
        </w:rPr>
        <w:t>Database (Oxford)</w:t>
      </w:r>
      <w:r>
        <w:rPr>
          <w:color w:val="000000"/>
        </w:rPr>
        <w:t xml:space="preserve"> </w:t>
      </w:r>
      <w:r>
        <w:rPr>
          <w:b/>
          <w:bCs/>
          <w:color w:val="000000"/>
        </w:rPr>
        <w:t>2022</w:t>
      </w:r>
      <w:r>
        <w:rPr>
          <w:color w:val="000000"/>
        </w:rPr>
        <w:t xml:space="preserve"> (2022). </w:t>
      </w:r>
      <w:hyperlink r:id="rId36">
        <w:r w:rsidR="000F7A7E">
          <w:rPr>
            <w:color w:val="0563C1"/>
            <w:u w:val="single"/>
          </w:rPr>
          <w:t>https://doi.org:10.1093/database/baac053</w:t>
        </w:r>
      </w:hyperlink>
    </w:p>
    <w:p w14:paraId="000000E0" w14:textId="77777777" w:rsidR="000F7A7E" w:rsidRDefault="00000000">
      <w:pPr>
        <w:pBdr>
          <w:top w:val="nil"/>
          <w:left w:val="nil"/>
          <w:bottom w:val="nil"/>
          <w:right w:val="nil"/>
          <w:between w:val="nil"/>
        </w:pBdr>
        <w:spacing w:line="360" w:lineRule="auto"/>
        <w:ind w:left="720" w:hanging="720"/>
        <w:rPr>
          <w:color w:val="000000"/>
        </w:rPr>
      </w:pPr>
      <w:r>
        <w:rPr>
          <w:color w:val="000000"/>
        </w:rPr>
        <w:t>19</w:t>
      </w:r>
      <w:r>
        <w:rPr>
          <w:color w:val="000000"/>
        </w:rPr>
        <w:tab/>
        <w:t>Gaulton, A.</w:t>
      </w:r>
      <w:r>
        <w:rPr>
          <w:i/>
          <w:iCs/>
          <w:color w:val="000000"/>
        </w:rPr>
        <w:t xml:space="preserve"> et al.</w:t>
      </w:r>
      <w:r>
        <w:rPr>
          <w:color w:val="000000"/>
        </w:rPr>
        <w:t xml:space="preserve"> The ChEMBL database in 2017. </w:t>
      </w:r>
      <w:r>
        <w:rPr>
          <w:i/>
          <w:iCs/>
          <w:color w:val="000000"/>
        </w:rPr>
        <w:t>Nucleic Acids Res</w:t>
      </w:r>
      <w:r>
        <w:rPr>
          <w:color w:val="000000"/>
        </w:rPr>
        <w:t xml:space="preserve"> </w:t>
      </w:r>
      <w:r>
        <w:rPr>
          <w:b/>
          <w:bCs/>
          <w:color w:val="000000"/>
        </w:rPr>
        <w:t>45</w:t>
      </w:r>
      <w:r>
        <w:rPr>
          <w:color w:val="000000"/>
        </w:rPr>
        <w:t xml:space="preserve">, D945-D954 (2017). </w:t>
      </w:r>
      <w:hyperlink r:id="rId37">
        <w:r w:rsidR="000F7A7E">
          <w:rPr>
            <w:color w:val="0563C1"/>
            <w:u w:val="single"/>
          </w:rPr>
          <w:t>https://doi.org:10.1093/nar/gkw1074</w:t>
        </w:r>
      </w:hyperlink>
    </w:p>
    <w:p w14:paraId="000000E1" w14:textId="77777777" w:rsidR="000F7A7E" w:rsidRDefault="00000000">
      <w:pPr>
        <w:pBdr>
          <w:top w:val="nil"/>
          <w:left w:val="nil"/>
          <w:bottom w:val="nil"/>
          <w:right w:val="nil"/>
          <w:between w:val="nil"/>
        </w:pBdr>
        <w:spacing w:line="360" w:lineRule="auto"/>
        <w:ind w:left="720" w:hanging="720"/>
        <w:rPr>
          <w:color w:val="000000"/>
        </w:rPr>
      </w:pPr>
      <w:r>
        <w:rPr>
          <w:color w:val="000000"/>
        </w:rPr>
        <w:t>20</w:t>
      </w:r>
      <w:r>
        <w:rPr>
          <w:color w:val="000000"/>
        </w:rPr>
        <w:tab/>
        <w:t xml:space="preserve">Sachana, M., Shafer, T. J. &amp; Terron, A. Toward a Better Testing Paradigm for Developmental Neurotoxicity: OECD Efforts and Regulatory Considerations. </w:t>
      </w:r>
      <w:r>
        <w:rPr>
          <w:i/>
          <w:iCs/>
          <w:color w:val="000000"/>
        </w:rPr>
        <w:t>Biology (Basel)</w:t>
      </w:r>
      <w:r>
        <w:rPr>
          <w:color w:val="000000"/>
        </w:rPr>
        <w:t xml:space="preserve"> </w:t>
      </w:r>
      <w:r>
        <w:rPr>
          <w:b/>
          <w:bCs/>
          <w:color w:val="000000"/>
        </w:rPr>
        <w:t>10</w:t>
      </w:r>
      <w:r>
        <w:rPr>
          <w:color w:val="000000"/>
        </w:rPr>
        <w:t xml:space="preserve"> (2021). </w:t>
      </w:r>
      <w:hyperlink r:id="rId38">
        <w:r w:rsidR="000F7A7E">
          <w:rPr>
            <w:color w:val="0563C1"/>
            <w:u w:val="single"/>
          </w:rPr>
          <w:t>https://doi.org:10.3390/biology10020086</w:t>
        </w:r>
      </w:hyperlink>
    </w:p>
    <w:p w14:paraId="000000E2" w14:textId="77777777" w:rsidR="000F7A7E" w:rsidRDefault="00000000">
      <w:pPr>
        <w:pBdr>
          <w:top w:val="nil"/>
          <w:left w:val="nil"/>
          <w:bottom w:val="nil"/>
          <w:right w:val="nil"/>
          <w:between w:val="nil"/>
        </w:pBdr>
        <w:spacing w:line="360" w:lineRule="auto"/>
        <w:ind w:left="720" w:hanging="720"/>
        <w:rPr>
          <w:color w:val="000000"/>
        </w:rPr>
      </w:pPr>
      <w:r>
        <w:rPr>
          <w:color w:val="000000"/>
        </w:rPr>
        <w:lastRenderedPageBreak/>
        <w:t>21</w:t>
      </w:r>
      <w:r>
        <w:rPr>
          <w:color w:val="000000"/>
        </w:rPr>
        <w:tab/>
        <w:t>Schlessinger, A.</w:t>
      </w:r>
      <w:r>
        <w:rPr>
          <w:i/>
          <w:iCs/>
          <w:color w:val="000000"/>
        </w:rPr>
        <w:t xml:space="preserve"> et al.</w:t>
      </w:r>
      <w:r>
        <w:rPr>
          <w:color w:val="000000"/>
        </w:rPr>
        <w:t xml:space="preserve"> Structure-based discovery of prescription drugs that interact with the norepinephrine transporter, NET. </w:t>
      </w:r>
      <w:r>
        <w:rPr>
          <w:i/>
          <w:iCs/>
          <w:color w:val="000000"/>
        </w:rPr>
        <w:t>Proc Natl Acad Sci U S A</w:t>
      </w:r>
      <w:r>
        <w:rPr>
          <w:color w:val="000000"/>
        </w:rPr>
        <w:t xml:space="preserve"> </w:t>
      </w:r>
      <w:r>
        <w:rPr>
          <w:b/>
          <w:bCs/>
          <w:color w:val="000000"/>
        </w:rPr>
        <w:t>108</w:t>
      </w:r>
      <w:r>
        <w:rPr>
          <w:color w:val="000000"/>
        </w:rPr>
        <w:t xml:space="preserve">, 15810-15815 (2011). </w:t>
      </w:r>
      <w:hyperlink r:id="rId39">
        <w:r w:rsidR="000F7A7E">
          <w:rPr>
            <w:color w:val="0563C1"/>
            <w:u w:val="single"/>
          </w:rPr>
          <w:t>https://doi.org:10.1073/pnas.1106030108</w:t>
        </w:r>
      </w:hyperlink>
    </w:p>
    <w:p w14:paraId="000000E3" w14:textId="77777777" w:rsidR="000F7A7E" w:rsidRDefault="00000000">
      <w:pPr>
        <w:pBdr>
          <w:top w:val="nil"/>
          <w:left w:val="nil"/>
          <w:bottom w:val="nil"/>
          <w:right w:val="nil"/>
          <w:between w:val="nil"/>
        </w:pBdr>
        <w:spacing w:line="360" w:lineRule="auto"/>
        <w:ind w:left="720" w:hanging="720"/>
        <w:rPr>
          <w:color w:val="000000"/>
        </w:rPr>
      </w:pPr>
      <w:r>
        <w:rPr>
          <w:color w:val="000000"/>
        </w:rPr>
        <w:t>22</w:t>
      </w:r>
      <w:r>
        <w:rPr>
          <w:color w:val="000000"/>
        </w:rPr>
        <w:tab/>
        <w:t xml:space="preserve">Hvidberg, E. &amp; Andersen, A. H. [New classification of drugs. The Medical list and the Drug catalogue are introduced in Anatomical--Therapeutic--Chemical classification code (ACT-code) in 1981]. </w:t>
      </w:r>
      <w:r>
        <w:rPr>
          <w:i/>
          <w:iCs/>
          <w:color w:val="000000"/>
        </w:rPr>
        <w:t>Ugeskr Laeger</w:t>
      </w:r>
      <w:r>
        <w:rPr>
          <w:color w:val="000000"/>
        </w:rPr>
        <w:t xml:space="preserve"> </w:t>
      </w:r>
      <w:r>
        <w:rPr>
          <w:b/>
          <w:bCs/>
          <w:color w:val="000000"/>
        </w:rPr>
        <w:t>142</w:t>
      </w:r>
      <w:r>
        <w:rPr>
          <w:color w:val="000000"/>
        </w:rPr>
        <w:t xml:space="preserve">, 396-397 (1980). </w:t>
      </w:r>
    </w:p>
    <w:p w14:paraId="000000E4" w14:textId="77777777" w:rsidR="000F7A7E" w:rsidRDefault="00000000">
      <w:pPr>
        <w:pBdr>
          <w:top w:val="nil"/>
          <w:left w:val="nil"/>
          <w:bottom w:val="nil"/>
          <w:right w:val="nil"/>
          <w:between w:val="nil"/>
        </w:pBdr>
        <w:spacing w:line="360" w:lineRule="auto"/>
        <w:ind w:left="720" w:hanging="720"/>
        <w:rPr>
          <w:color w:val="000000"/>
        </w:rPr>
      </w:pPr>
      <w:r>
        <w:rPr>
          <w:color w:val="000000"/>
        </w:rPr>
        <w:t>23</w:t>
      </w:r>
      <w:r>
        <w:rPr>
          <w:color w:val="000000"/>
        </w:rPr>
        <w:tab/>
        <w:t xml:space="preserve">Darst, B. F., Malecki, K. C. &amp; Engelman, C. D. Using recursive feature elimination in random forest to account for correlated variables in high dimensional data. </w:t>
      </w:r>
      <w:r>
        <w:rPr>
          <w:i/>
          <w:iCs/>
          <w:color w:val="000000"/>
        </w:rPr>
        <w:t>BMC Genet</w:t>
      </w:r>
      <w:r>
        <w:rPr>
          <w:color w:val="000000"/>
        </w:rPr>
        <w:t xml:space="preserve"> </w:t>
      </w:r>
      <w:r>
        <w:rPr>
          <w:b/>
          <w:bCs/>
          <w:color w:val="000000"/>
        </w:rPr>
        <w:t>19</w:t>
      </w:r>
      <w:r>
        <w:rPr>
          <w:color w:val="000000"/>
        </w:rPr>
        <w:t xml:space="preserve">, 65 (2018). </w:t>
      </w:r>
      <w:hyperlink r:id="rId40">
        <w:r w:rsidR="000F7A7E">
          <w:rPr>
            <w:color w:val="0563C1"/>
            <w:u w:val="single"/>
          </w:rPr>
          <w:t>https://doi.org:10.1186/s12863-018-0633-8</w:t>
        </w:r>
      </w:hyperlink>
    </w:p>
    <w:p w14:paraId="000000E5" w14:textId="77777777" w:rsidR="000F7A7E" w:rsidRDefault="00000000">
      <w:pPr>
        <w:pBdr>
          <w:top w:val="nil"/>
          <w:left w:val="nil"/>
          <w:bottom w:val="nil"/>
          <w:right w:val="nil"/>
          <w:between w:val="nil"/>
        </w:pBdr>
        <w:spacing w:line="360" w:lineRule="auto"/>
        <w:ind w:left="720" w:hanging="720"/>
        <w:rPr>
          <w:color w:val="000000"/>
        </w:rPr>
      </w:pPr>
      <w:r>
        <w:rPr>
          <w:color w:val="000000"/>
        </w:rPr>
        <w:t>24</w:t>
      </w:r>
      <w:r>
        <w:rPr>
          <w:color w:val="000000"/>
        </w:rPr>
        <w:tab/>
        <w:t xml:space="preserve">Bickerton, G. R., Paolini, G. V., Besnard, J., Muresan, S. &amp; Hopkins, A. L. Quantifying the chemical beauty of drugs. </w:t>
      </w:r>
      <w:r>
        <w:rPr>
          <w:i/>
          <w:iCs/>
          <w:color w:val="000000"/>
        </w:rPr>
        <w:t>Nat Chem</w:t>
      </w:r>
      <w:r>
        <w:rPr>
          <w:color w:val="000000"/>
        </w:rPr>
        <w:t xml:space="preserve"> </w:t>
      </w:r>
      <w:r>
        <w:rPr>
          <w:b/>
          <w:bCs/>
          <w:color w:val="000000"/>
        </w:rPr>
        <w:t>4</w:t>
      </w:r>
      <w:r>
        <w:rPr>
          <w:color w:val="000000"/>
        </w:rPr>
        <w:t xml:space="preserve">, 90-98 (2012). </w:t>
      </w:r>
      <w:hyperlink r:id="rId41">
        <w:r w:rsidR="000F7A7E">
          <w:rPr>
            <w:color w:val="0563C1"/>
            <w:u w:val="single"/>
          </w:rPr>
          <w:t>https://doi.org:10.1038/nchem.1243</w:t>
        </w:r>
      </w:hyperlink>
    </w:p>
    <w:p w14:paraId="000000E6" w14:textId="77777777" w:rsidR="000F7A7E" w:rsidRDefault="00000000">
      <w:pPr>
        <w:pBdr>
          <w:top w:val="nil"/>
          <w:left w:val="nil"/>
          <w:bottom w:val="nil"/>
          <w:right w:val="nil"/>
          <w:between w:val="nil"/>
        </w:pBdr>
        <w:spacing w:line="360" w:lineRule="auto"/>
        <w:ind w:left="720" w:hanging="720"/>
        <w:rPr>
          <w:color w:val="000000"/>
        </w:rPr>
      </w:pPr>
      <w:r>
        <w:rPr>
          <w:color w:val="000000"/>
        </w:rPr>
        <w:t>25</w:t>
      </w:r>
      <w:r>
        <w:rPr>
          <w:color w:val="000000"/>
        </w:rPr>
        <w:tab/>
        <w:t>Bowes, J.</w:t>
      </w:r>
      <w:r>
        <w:rPr>
          <w:i/>
          <w:iCs/>
          <w:color w:val="000000"/>
        </w:rPr>
        <w:t xml:space="preserve"> et al.</w:t>
      </w:r>
      <w:r>
        <w:rPr>
          <w:color w:val="000000"/>
        </w:rPr>
        <w:t xml:space="preserve"> Reducing safety-related drug attrition: the use of in vitro pharmacological profiling. </w:t>
      </w:r>
      <w:r>
        <w:rPr>
          <w:i/>
          <w:iCs/>
          <w:color w:val="000000"/>
        </w:rPr>
        <w:t>Nat Rev Drug Discov</w:t>
      </w:r>
      <w:r>
        <w:rPr>
          <w:color w:val="000000"/>
        </w:rPr>
        <w:t xml:space="preserve"> </w:t>
      </w:r>
      <w:r>
        <w:rPr>
          <w:b/>
          <w:bCs/>
          <w:color w:val="000000"/>
        </w:rPr>
        <w:t>11</w:t>
      </w:r>
      <w:r>
        <w:rPr>
          <w:color w:val="000000"/>
        </w:rPr>
        <w:t xml:space="preserve">, 909-922 (2012). </w:t>
      </w:r>
      <w:hyperlink r:id="rId42">
        <w:r w:rsidR="000F7A7E">
          <w:rPr>
            <w:color w:val="0563C1"/>
            <w:u w:val="single"/>
          </w:rPr>
          <w:t>https://doi.org:10.1038/nrd3845</w:t>
        </w:r>
      </w:hyperlink>
    </w:p>
    <w:p w14:paraId="000000E7" w14:textId="77777777" w:rsidR="000F7A7E" w:rsidRDefault="00000000">
      <w:pPr>
        <w:pBdr>
          <w:top w:val="nil"/>
          <w:left w:val="nil"/>
          <w:bottom w:val="nil"/>
          <w:right w:val="nil"/>
          <w:between w:val="nil"/>
        </w:pBdr>
        <w:spacing w:line="360" w:lineRule="auto"/>
        <w:ind w:left="720" w:hanging="720"/>
        <w:rPr>
          <w:color w:val="000000"/>
        </w:rPr>
      </w:pPr>
      <w:r>
        <w:rPr>
          <w:color w:val="000000"/>
        </w:rPr>
        <w:t>26</w:t>
      </w:r>
      <w:r>
        <w:rPr>
          <w:color w:val="000000"/>
        </w:rPr>
        <w:tab/>
        <w:t>International Transporter, C.</w:t>
      </w:r>
      <w:r>
        <w:rPr>
          <w:i/>
          <w:iCs/>
          <w:color w:val="000000"/>
        </w:rPr>
        <w:t xml:space="preserve"> et al.</w:t>
      </w:r>
      <w:r>
        <w:rPr>
          <w:color w:val="000000"/>
        </w:rPr>
        <w:t xml:space="preserve"> Membrane transporters in drug development. </w:t>
      </w:r>
      <w:r>
        <w:rPr>
          <w:i/>
          <w:iCs/>
          <w:color w:val="000000"/>
        </w:rPr>
        <w:t>Nat Rev Drug Discov</w:t>
      </w:r>
      <w:r>
        <w:rPr>
          <w:color w:val="000000"/>
        </w:rPr>
        <w:t xml:space="preserve"> </w:t>
      </w:r>
      <w:r>
        <w:rPr>
          <w:b/>
          <w:bCs/>
          <w:color w:val="000000"/>
        </w:rPr>
        <w:t>9</w:t>
      </w:r>
      <w:r>
        <w:rPr>
          <w:color w:val="000000"/>
        </w:rPr>
        <w:t xml:space="preserve">, 215-236 (2010). </w:t>
      </w:r>
      <w:hyperlink r:id="rId43">
        <w:r w:rsidR="000F7A7E">
          <w:rPr>
            <w:color w:val="0563C1"/>
            <w:u w:val="single"/>
          </w:rPr>
          <w:t>https://doi.org:10.1038/nrd3028</w:t>
        </w:r>
      </w:hyperlink>
    </w:p>
    <w:p w14:paraId="000000E8" w14:textId="77777777" w:rsidR="000F7A7E" w:rsidRDefault="00000000">
      <w:pPr>
        <w:pBdr>
          <w:top w:val="nil"/>
          <w:left w:val="nil"/>
          <w:bottom w:val="nil"/>
          <w:right w:val="nil"/>
          <w:between w:val="nil"/>
        </w:pBdr>
        <w:spacing w:line="360" w:lineRule="auto"/>
        <w:ind w:left="720" w:hanging="720"/>
        <w:rPr>
          <w:color w:val="000000"/>
        </w:rPr>
      </w:pPr>
      <w:r>
        <w:rPr>
          <w:color w:val="000000"/>
        </w:rPr>
        <w:t>27</w:t>
      </w:r>
      <w:r>
        <w:rPr>
          <w:color w:val="000000"/>
        </w:rPr>
        <w:tab/>
        <w:t>Zamek-Gliszczynski, M. J.</w:t>
      </w:r>
      <w:r>
        <w:rPr>
          <w:i/>
          <w:iCs/>
          <w:color w:val="000000"/>
        </w:rPr>
        <w:t xml:space="preserve"> et al.</w:t>
      </w:r>
      <w:r>
        <w:rPr>
          <w:color w:val="000000"/>
        </w:rPr>
        <w:t xml:space="preserve"> Transporters in Drug Development: International Transporter Consortium Update on Emerging Transporters of Clinical Importance. </w:t>
      </w:r>
      <w:r>
        <w:rPr>
          <w:i/>
          <w:iCs/>
          <w:color w:val="000000"/>
        </w:rPr>
        <w:t>Clin Pharmacol Ther</w:t>
      </w:r>
      <w:r>
        <w:rPr>
          <w:color w:val="000000"/>
        </w:rPr>
        <w:t xml:space="preserve"> </w:t>
      </w:r>
      <w:r>
        <w:rPr>
          <w:b/>
          <w:bCs/>
          <w:color w:val="000000"/>
        </w:rPr>
        <w:t>112</w:t>
      </w:r>
      <w:r>
        <w:rPr>
          <w:color w:val="000000"/>
        </w:rPr>
        <w:t xml:space="preserve">, 485-500 (2022). </w:t>
      </w:r>
      <w:hyperlink r:id="rId44">
        <w:r w:rsidR="000F7A7E">
          <w:rPr>
            <w:color w:val="0563C1"/>
            <w:u w:val="single"/>
          </w:rPr>
          <w:t>https://doi.org:10.1002/cpt.2644</w:t>
        </w:r>
      </w:hyperlink>
    </w:p>
    <w:p w14:paraId="000000E9" w14:textId="77777777" w:rsidR="000F7A7E" w:rsidRDefault="00000000">
      <w:pPr>
        <w:pBdr>
          <w:top w:val="nil"/>
          <w:left w:val="nil"/>
          <w:bottom w:val="nil"/>
          <w:right w:val="nil"/>
          <w:between w:val="nil"/>
        </w:pBdr>
        <w:spacing w:line="360" w:lineRule="auto"/>
        <w:ind w:left="720" w:hanging="720"/>
        <w:rPr>
          <w:color w:val="000000"/>
        </w:rPr>
      </w:pPr>
      <w:r>
        <w:rPr>
          <w:color w:val="000000"/>
        </w:rPr>
        <w:t>28</w:t>
      </w:r>
      <w:r>
        <w:rPr>
          <w:color w:val="000000"/>
        </w:rPr>
        <w:tab/>
        <w:t xml:space="preserve">Wong, C. H., Siah, K. W. &amp; Lo, A. W. Estimation of clinical trial success rates and related parameters. </w:t>
      </w:r>
      <w:r>
        <w:rPr>
          <w:i/>
          <w:iCs/>
          <w:color w:val="000000"/>
        </w:rPr>
        <w:t>Biostatistics</w:t>
      </w:r>
      <w:r>
        <w:rPr>
          <w:color w:val="000000"/>
        </w:rPr>
        <w:t xml:space="preserve"> </w:t>
      </w:r>
      <w:r>
        <w:rPr>
          <w:b/>
          <w:bCs/>
          <w:color w:val="000000"/>
        </w:rPr>
        <w:t>20</w:t>
      </w:r>
      <w:r>
        <w:rPr>
          <w:color w:val="000000"/>
        </w:rPr>
        <w:t xml:space="preserve">, 273-286 (2019). </w:t>
      </w:r>
      <w:hyperlink r:id="rId45">
        <w:r w:rsidR="000F7A7E">
          <w:rPr>
            <w:color w:val="0563C1"/>
            <w:u w:val="single"/>
          </w:rPr>
          <w:t>https://doi.org:10.1093/biostatistics/kxx069</w:t>
        </w:r>
      </w:hyperlink>
    </w:p>
    <w:p w14:paraId="000000EA" w14:textId="77777777" w:rsidR="000F7A7E" w:rsidRDefault="00000000">
      <w:pPr>
        <w:pBdr>
          <w:top w:val="nil"/>
          <w:left w:val="nil"/>
          <w:bottom w:val="nil"/>
          <w:right w:val="nil"/>
          <w:between w:val="nil"/>
        </w:pBdr>
        <w:spacing w:line="360" w:lineRule="auto"/>
        <w:ind w:left="720" w:hanging="720"/>
        <w:rPr>
          <w:color w:val="000000"/>
        </w:rPr>
      </w:pPr>
      <w:r>
        <w:rPr>
          <w:color w:val="000000"/>
        </w:rPr>
        <w:t>29</w:t>
      </w:r>
      <w:r>
        <w:rPr>
          <w:color w:val="000000"/>
        </w:rPr>
        <w:tab/>
        <w:t>Cook, D.</w:t>
      </w:r>
      <w:r>
        <w:rPr>
          <w:i/>
          <w:iCs/>
          <w:color w:val="000000"/>
        </w:rPr>
        <w:t xml:space="preserve"> et al.</w:t>
      </w:r>
      <w:r>
        <w:rPr>
          <w:color w:val="000000"/>
        </w:rPr>
        <w:t xml:space="preserve"> Lessons learned from the fate of AstraZeneca's drug pipeline: a five-dimensional framework. </w:t>
      </w:r>
      <w:r>
        <w:rPr>
          <w:i/>
          <w:iCs/>
          <w:color w:val="000000"/>
        </w:rPr>
        <w:t>Nat Rev Drug Discov</w:t>
      </w:r>
      <w:r>
        <w:rPr>
          <w:color w:val="000000"/>
        </w:rPr>
        <w:t xml:space="preserve"> </w:t>
      </w:r>
      <w:r>
        <w:rPr>
          <w:b/>
          <w:bCs/>
          <w:color w:val="000000"/>
        </w:rPr>
        <w:t>13</w:t>
      </w:r>
      <w:r>
        <w:rPr>
          <w:color w:val="000000"/>
        </w:rPr>
        <w:t xml:space="preserve">, 419-431 (2014). </w:t>
      </w:r>
      <w:hyperlink r:id="rId46">
        <w:r w:rsidR="000F7A7E">
          <w:rPr>
            <w:color w:val="0563C1"/>
            <w:u w:val="single"/>
          </w:rPr>
          <w:t>https://doi.org:10.1038/nrd4309</w:t>
        </w:r>
      </w:hyperlink>
    </w:p>
    <w:p w14:paraId="000000EB" w14:textId="77777777" w:rsidR="000F7A7E" w:rsidRDefault="00000000">
      <w:pPr>
        <w:pBdr>
          <w:top w:val="nil"/>
          <w:left w:val="nil"/>
          <w:bottom w:val="nil"/>
          <w:right w:val="nil"/>
          <w:between w:val="nil"/>
        </w:pBdr>
        <w:spacing w:line="360" w:lineRule="auto"/>
        <w:ind w:left="720" w:hanging="720"/>
        <w:rPr>
          <w:color w:val="000000"/>
        </w:rPr>
      </w:pPr>
      <w:r>
        <w:rPr>
          <w:color w:val="000000"/>
        </w:rPr>
        <w:t>30</w:t>
      </w:r>
      <w:r>
        <w:rPr>
          <w:color w:val="000000"/>
        </w:rPr>
        <w:tab/>
        <w:t>van de Velde, M. E.</w:t>
      </w:r>
      <w:r>
        <w:rPr>
          <w:i/>
          <w:iCs/>
          <w:color w:val="000000"/>
        </w:rPr>
        <w:t xml:space="preserve"> et al.</w:t>
      </w:r>
      <w:r>
        <w:rPr>
          <w:color w:val="000000"/>
        </w:rPr>
        <w:t xml:space="preserve"> Genetic Polymorphisms Associated with Vincristine Pharmacokinetics and Vincristine-Induced Peripheral Neuropathy in Pediatric Oncology Patients. </w:t>
      </w:r>
      <w:r>
        <w:rPr>
          <w:i/>
          <w:iCs/>
          <w:color w:val="000000"/>
        </w:rPr>
        <w:t>Cancers (Basel)</w:t>
      </w:r>
      <w:r>
        <w:rPr>
          <w:color w:val="000000"/>
        </w:rPr>
        <w:t xml:space="preserve"> </w:t>
      </w:r>
      <w:r>
        <w:rPr>
          <w:b/>
          <w:bCs/>
          <w:color w:val="000000"/>
        </w:rPr>
        <w:t>14</w:t>
      </w:r>
      <w:r>
        <w:rPr>
          <w:color w:val="000000"/>
        </w:rPr>
        <w:t xml:space="preserve"> (2022). </w:t>
      </w:r>
      <w:hyperlink r:id="rId47">
        <w:r w:rsidR="000F7A7E">
          <w:rPr>
            <w:color w:val="0563C1"/>
            <w:u w:val="single"/>
          </w:rPr>
          <w:t>https://doi.org:10.3390/cancers14143510</w:t>
        </w:r>
      </w:hyperlink>
    </w:p>
    <w:p w14:paraId="000000EC" w14:textId="77777777" w:rsidR="000F7A7E" w:rsidRDefault="00000000">
      <w:pPr>
        <w:pBdr>
          <w:top w:val="nil"/>
          <w:left w:val="nil"/>
          <w:bottom w:val="nil"/>
          <w:right w:val="nil"/>
          <w:between w:val="nil"/>
        </w:pBdr>
        <w:spacing w:line="360" w:lineRule="auto"/>
        <w:ind w:left="720" w:hanging="720"/>
        <w:rPr>
          <w:color w:val="000000"/>
        </w:rPr>
      </w:pPr>
      <w:r>
        <w:rPr>
          <w:color w:val="000000"/>
        </w:rPr>
        <w:t>31</w:t>
      </w:r>
      <w:r>
        <w:rPr>
          <w:color w:val="000000"/>
        </w:rPr>
        <w:tab/>
        <w:t xml:space="preserve">Cho, H. &amp; Levy, D. Modeling the chemotherapy-induced selection of drug-resistant traits during tumor growth. </w:t>
      </w:r>
      <w:r>
        <w:rPr>
          <w:i/>
          <w:iCs/>
          <w:color w:val="000000"/>
        </w:rPr>
        <w:t>J Theor Biol</w:t>
      </w:r>
      <w:r>
        <w:rPr>
          <w:color w:val="000000"/>
        </w:rPr>
        <w:t xml:space="preserve"> </w:t>
      </w:r>
      <w:r>
        <w:rPr>
          <w:b/>
          <w:bCs/>
          <w:color w:val="000000"/>
        </w:rPr>
        <w:t>436</w:t>
      </w:r>
      <w:r>
        <w:rPr>
          <w:color w:val="000000"/>
        </w:rPr>
        <w:t xml:space="preserve">, 120-134 (2018). </w:t>
      </w:r>
      <w:hyperlink r:id="rId48">
        <w:r w:rsidR="000F7A7E">
          <w:rPr>
            <w:color w:val="0563C1"/>
            <w:u w:val="single"/>
          </w:rPr>
          <w:t>https://doi.org:10.1016/j.jtbi.2017.10.005</w:t>
        </w:r>
      </w:hyperlink>
    </w:p>
    <w:p w14:paraId="000000ED" w14:textId="77777777" w:rsidR="000F7A7E" w:rsidRDefault="00000000">
      <w:pPr>
        <w:pBdr>
          <w:top w:val="nil"/>
          <w:left w:val="nil"/>
          <w:bottom w:val="nil"/>
          <w:right w:val="nil"/>
          <w:between w:val="nil"/>
        </w:pBdr>
        <w:spacing w:line="360" w:lineRule="auto"/>
        <w:ind w:left="720" w:hanging="720"/>
        <w:rPr>
          <w:color w:val="000000"/>
        </w:rPr>
      </w:pPr>
      <w:r>
        <w:rPr>
          <w:color w:val="000000"/>
        </w:rPr>
        <w:lastRenderedPageBreak/>
        <w:t>32</w:t>
      </w:r>
      <w:r>
        <w:rPr>
          <w:color w:val="000000"/>
        </w:rPr>
        <w:tab/>
        <w:t xml:space="preserve">Kappagoda, S., Singh, U. &amp; Blackburn, B. G. Antiparasitic therapy. </w:t>
      </w:r>
      <w:r>
        <w:rPr>
          <w:i/>
          <w:iCs/>
          <w:color w:val="000000"/>
        </w:rPr>
        <w:t>Mayo Clin Proc</w:t>
      </w:r>
      <w:r>
        <w:rPr>
          <w:color w:val="000000"/>
        </w:rPr>
        <w:t xml:space="preserve"> </w:t>
      </w:r>
      <w:r>
        <w:rPr>
          <w:b/>
          <w:bCs/>
          <w:color w:val="000000"/>
        </w:rPr>
        <w:t>86</w:t>
      </w:r>
      <w:r>
        <w:rPr>
          <w:color w:val="000000"/>
        </w:rPr>
        <w:t xml:space="preserve">, 561-583 (2011). </w:t>
      </w:r>
      <w:hyperlink r:id="rId49">
        <w:r w:rsidR="000F7A7E">
          <w:rPr>
            <w:color w:val="0563C1"/>
            <w:u w:val="single"/>
          </w:rPr>
          <w:t>https://doi.org:10.4065/mcp.2011.0203</w:t>
        </w:r>
      </w:hyperlink>
    </w:p>
    <w:p w14:paraId="000000EE" w14:textId="77777777" w:rsidR="000F7A7E" w:rsidRDefault="00000000">
      <w:pPr>
        <w:pBdr>
          <w:top w:val="nil"/>
          <w:left w:val="nil"/>
          <w:bottom w:val="nil"/>
          <w:right w:val="nil"/>
          <w:between w:val="nil"/>
        </w:pBdr>
        <w:spacing w:line="360" w:lineRule="auto"/>
        <w:ind w:left="720" w:hanging="720"/>
        <w:rPr>
          <w:color w:val="000000"/>
        </w:rPr>
      </w:pPr>
      <w:r>
        <w:rPr>
          <w:color w:val="000000"/>
        </w:rPr>
        <w:t>33</w:t>
      </w:r>
      <w:r>
        <w:rPr>
          <w:color w:val="000000"/>
        </w:rPr>
        <w:tab/>
        <w:t xml:space="preserve">Fung, M., Anna Thornton, Kathy Mybeck, Jasmanda Hsiao-hui Wu, Ken Hornbuckle, and Edmundo Muniz. Evaluation of the characteristics of safety withdrawal of prescription drugs from worldwide pharmaceutical markets-1960 to 1999. </w:t>
      </w:r>
      <w:r>
        <w:rPr>
          <w:i/>
          <w:iCs/>
          <w:color w:val="000000"/>
        </w:rPr>
        <w:t>Drug Information Journal</w:t>
      </w:r>
      <w:r>
        <w:rPr>
          <w:color w:val="000000"/>
        </w:rPr>
        <w:t xml:space="preserve"> </w:t>
      </w:r>
      <w:r>
        <w:rPr>
          <w:b/>
          <w:bCs/>
          <w:color w:val="000000"/>
        </w:rPr>
        <w:t>35</w:t>
      </w:r>
      <w:r>
        <w:rPr>
          <w:color w:val="000000"/>
        </w:rPr>
        <w:t xml:space="preserve">, 293-317 (2001). </w:t>
      </w:r>
    </w:p>
    <w:p w14:paraId="000000EF" w14:textId="77777777" w:rsidR="000F7A7E" w:rsidRDefault="00000000">
      <w:pPr>
        <w:pBdr>
          <w:top w:val="nil"/>
          <w:left w:val="nil"/>
          <w:bottom w:val="nil"/>
          <w:right w:val="nil"/>
          <w:between w:val="nil"/>
        </w:pBdr>
        <w:spacing w:line="360" w:lineRule="auto"/>
        <w:ind w:left="720" w:hanging="720"/>
        <w:rPr>
          <w:color w:val="000000"/>
        </w:rPr>
      </w:pPr>
      <w:r>
        <w:rPr>
          <w:color w:val="000000"/>
        </w:rPr>
        <w:t>34</w:t>
      </w:r>
      <w:r>
        <w:rPr>
          <w:color w:val="000000"/>
        </w:rPr>
        <w:tab/>
        <w:t xml:space="preserve">Lipinski, C. A., Lombardo, F., Dominy, B. W. &amp; Feeney, P. J. Experimental and computational approaches to estimate solubility and permeability in drug discovery and development settings. </w:t>
      </w:r>
      <w:r>
        <w:rPr>
          <w:i/>
          <w:iCs/>
          <w:color w:val="000000"/>
        </w:rPr>
        <w:t>Adv Drug Deliv Rev</w:t>
      </w:r>
      <w:r>
        <w:rPr>
          <w:color w:val="000000"/>
        </w:rPr>
        <w:t xml:space="preserve"> </w:t>
      </w:r>
      <w:r>
        <w:rPr>
          <w:b/>
          <w:bCs/>
          <w:color w:val="000000"/>
        </w:rPr>
        <w:t>46</w:t>
      </w:r>
      <w:r>
        <w:rPr>
          <w:color w:val="000000"/>
        </w:rPr>
        <w:t xml:space="preserve">, 3-26 (2001). </w:t>
      </w:r>
      <w:hyperlink r:id="rId50">
        <w:r w:rsidR="000F7A7E">
          <w:rPr>
            <w:color w:val="0563C1"/>
            <w:u w:val="single"/>
          </w:rPr>
          <w:t>https://doi.org:10.1016/s0169-409x(00)00129-0</w:t>
        </w:r>
      </w:hyperlink>
    </w:p>
    <w:p w14:paraId="000000F0" w14:textId="77777777" w:rsidR="000F7A7E" w:rsidRDefault="00000000">
      <w:pPr>
        <w:pBdr>
          <w:top w:val="nil"/>
          <w:left w:val="nil"/>
          <w:bottom w:val="nil"/>
          <w:right w:val="nil"/>
          <w:between w:val="nil"/>
        </w:pBdr>
        <w:spacing w:line="360" w:lineRule="auto"/>
        <w:ind w:left="720" w:hanging="720"/>
        <w:rPr>
          <w:color w:val="000000"/>
        </w:rPr>
      </w:pPr>
      <w:r>
        <w:rPr>
          <w:color w:val="000000"/>
        </w:rPr>
        <w:t>35</w:t>
      </w:r>
      <w:r>
        <w:rPr>
          <w:color w:val="000000"/>
        </w:rPr>
        <w:tab/>
        <w:t xml:space="preserve">Guengerich, F. P. Role of cytochrome P450 enzymes in drug-drug interactions. </w:t>
      </w:r>
      <w:r>
        <w:rPr>
          <w:i/>
          <w:iCs/>
          <w:color w:val="000000"/>
        </w:rPr>
        <w:t>Adv Pharmacol</w:t>
      </w:r>
      <w:r>
        <w:rPr>
          <w:color w:val="000000"/>
        </w:rPr>
        <w:t xml:space="preserve"> </w:t>
      </w:r>
      <w:r>
        <w:rPr>
          <w:b/>
          <w:bCs/>
          <w:color w:val="000000"/>
        </w:rPr>
        <w:t>43</w:t>
      </w:r>
      <w:r>
        <w:rPr>
          <w:color w:val="000000"/>
        </w:rPr>
        <w:t xml:space="preserve">, 7-35 (1997). </w:t>
      </w:r>
      <w:hyperlink r:id="rId51">
        <w:r w:rsidR="000F7A7E">
          <w:rPr>
            <w:color w:val="0563C1"/>
            <w:u w:val="single"/>
          </w:rPr>
          <w:t>https://doi.org:10.1016/s1054-3589(08)60200-8</w:t>
        </w:r>
      </w:hyperlink>
    </w:p>
    <w:p w14:paraId="000000F1" w14:textId="77777777" w:rsidR="000F7A7E" w:rsidRDefault="00000000">
      <w:pPr>
        <w:pBdr>
          <w:top w:val="nil"/>
          <w:left w:val="nil"/>
          <w:bottom w:val="nil"/>
          <w:right w:val="nil"/>
          <w:between w:val="nil"/>
        </w:pBdr>
        <w:spacing w:line="360" w:lineRule="auto"/>
        <w:ind w:left="720" w:hanging="720"/>
        <w:rPr>
          <w:color w:val="000000"/>
        </w:rPr>
      </w:pPr>
      <w:r>
        <w:rPr>
          <w:color w:val="000000"/>
        </w:rPr>
        <w:t>36</w:t>
      </w:r>
      <w:r>
        <w:rPr>
          <w:color w:val="000000"/>
        </w:rPr>
        <w:tab/>
        <w:t xml:space="preserve">Ingelman-Sundberg, M. Pharmacogenetics of cytochrome P450 and its applications in drug therapy: the past, present and future. </w:t>
      </w:r>
      <w:r>
        <w:rPr>
          <w:i/>
          <w:iCs/>
          <w:color w:val="000000"/>
        </w:rPr>
        <w:t>Trends Pharmacol Sci</w:t>
      </w:r>
      <w:r>
        <w:rPr>
          <w:color w:val="000000"/>
        </w:rPr>
        <w:t xml:space="preserve"> </w:t>
      </w:r>
      <w:r>
        <w:rPr>
          <w:b/>
          <w:bCs/>
          <w:color w:val="000000"/>
        </w:rPr>
        <w:t>25</w:t>
      </w:r>
      <w:r>
        <w:rPr>
          <w:color w:val="000000"/>
        </w:rPr>
        <w:t xml:space="preserve">, 193-200 (2004). </w:t>
      </w:r>
      <w:hyperlink r:id="rId52">
        <w:r w:rsidR="000F7A7E">
          <w:rPr>
            <w:color w:val="0563C1"/>
            <w:u w:val="single"/>
          </w:rPr>
          <w:t>https://doi.org:10.1016/j.tips.2004.02.007</w:t>
        </w:r>
      </w:hyperlink>
    </w:p>
    <w:p w14:paraId="000000F2" w14:textId="77777777" w:rsidR="000F7A7E" w:rsidRDefault="00000000">
      <w:pPr>
        <w:pBdr>
          <w:top w:val="nil"/>
          <w:left w:val="nil"/>
          <w:bottom w:val="nil"/>
          <w:right w:val="nil"/>
          <w:between w:val="nil"/>
        </w:pBdr>
        <w:spacing w:line="360" w:lineRule="auto"/>
        <w:ind w:left="720" w:hanging="720"/>
        <w:rPr>
          <w:color w:val="000000"/>
        </w:rPr>
      </w:pPr>
      <w:r>
        <w:rPr>
          <w:color w:val="000000"/>
        </w:rPr>
        <w:t>37</w:t>
      </w:r>
      <w:r>
        <w:rPr>
          <w:color w:val="000000"/>
        </w:rPr>
        <w:tab/>
        <w:t xml:space="preserve">Couture, L., Nash, J. A. &amp; Turgeon, J. The ATP-binding cassette transporters and their implication in drug disposition: a special look at the heart. </w:t>
      </w:r>
      <w:r>
        <w:rPr>
          <w:i/>
          <w:iCs/>
          <w:color w:val="000000"/>
        </w:rPr>
        <w:t>Pharmacol Rev</w:t>
      </w:r>
      <w:r>
        <w:rPr>
          <w:color w:val="000000"/>
        </w:rPr>
        <w:t xml:space="preserve"> </w:t>
      </w:r>
      <w:r>
        <w:rPr>
          <w:b/>
          <w:bCs/>
          <w:color w:val="000000"/>
        </w:rPr>
        <w:t>58</w:t>
      </w:r>
      <w:r>
        <w:rPr>
          <w:color w:val="000000"/>
        </w:rPr>
        <w:t xml:space="preserve">, 244-258 (2006). </w:t>
      </w:r>
      <w:hyperlink r:id="rId53">
        <w:r w:rsidR="000F7A7E">
          <w:rPr>
            <w:color w:val="0563C1"/>
            <w:u w:val="single"/>
          </w:rPr>
          <w:t>https://doi.org:10.1124/pr.58.2.7</w:t>
        </w:r>
      </w:hyperlink>
    </w:p>
    <w:p w14:paraId="000000F3" w14:textId="77777777" w:rsidR="000F7A7E" w:rsidRDefault="00000000">
      <w:pPr>
        <w:pBdr>
          <w:top w:val="nil"/>
          <w:left w:val="nil"/>
          <w:bottom w:val="nil"/>
          <w:right w:val="nil"/>
          <w:between w:val="nil"/>
        </w:pBdr>
        <w:spacing w:line="360" w:lineRule="auto"/>
        <w:ind w:left="720" w:hanging="720"/>
        <w:rPr>
          <w:color w:val="000000"/>
        </w:rPr>
      </w:pPr>
      <w:r>
        <w:rPr>
          <w:color w:val="000000"/>
        </w:rPr>
        <w:t>38</w:t>
      </w:r>
      <w:r>
        <w:rPr>
          <w:color w:val="000000"/>
        </w:rPr>
        <w:tab/>
        <w:t>Kenna, J. G.</w:t>
      </w:r>
      <w:r>
        <w:rPr>
          <w:i/>
          <w:iCs/>
          <w:color w:val="000000"/>
        </w:rPr>
        <w:t xml:space="preserve"> et al.</w:t>
      </w:r>
      <w:r>
        <w:rPr>
          <w:color w:val="000000"/>
        </w:rPr>
        <w:t xml:space="preserve"> Can Bile Salt Export Pump Inhibition Testing in Drug Discovery and Development Reduce Liver Injury Risk? An International Transporter Consortium Perspective. </w:t>
      </w:r>
      <w:r>
        <w:rPr>
          <w:i/>
          <w:iCs/>
          <w:color w:val="000000"/>
        </w:rPr>
        <w:t>Clin Pharmacol Ther</w:t>
      </w:r>
      <w:r>
        <w:rPr>
          <w:color w:val="000000"/>
        </w:rPr>
        <w:t xml:space="preserve"> </w:t>
      </w:r>
      <w:r>
        <w:rPr>
          <w:b/>
          <w:bCs/>
          <w:color w:val="000000"/>
        </w:rPr>
        <w:t>104</w:t>
      </w:r>
      <w:r>
        <w:rPr>
          <w:color w:val="000000"/>
        </w:rPr>
        <w:t xml:space="preserve">, 916-932 (2018). </w:t>
      </w:r>
      <w:hyperlink r:id="rId54">
        <w:r w:rsidR="000F7A7E">
          <w:rPr>
            <w:color w:val="0563C1"/>
            <w:u w:val="single"/>
          </w:rPr>
          <w:t>https://doi.org:10.1002/cpt.1222</w:t>
        </w:r>
      </w:hyperlink>
    </w:p>
    <w:p w14:paraId="000000F4" w14:textId="77777777" w:rsidR="000F7A7E" w:rsidRDefault="00000000">
      <w:pPr>
        <w:pBdr>
          <w:top w:val="nil"/>
          <w:left w:val="nil"/>
          <w:bottom w:val="nil"/>
          <w:right w:val="nil"/>
          <w:between w:val="nil"/>
        </w:pBdr>
        <w:spacing w:line="360" w:lineRule="auto"/>
        <w:ind w:left="720" w:hanging="720"/>
        <w:rPr>
          <w:color w:val="000000"/>
        </w:rPr>
      </w:pPr>
      <w:r>
        <w:rPr>
          <w:color w:val="000000"/>
        </w:rPr>
        <w:t>39</w:t>
      </w:r>
      <w:r>
        <w:rPr>
          <w:color w:val="000000"/>
        </w:rPr>
        <w:tab/>
        <w:t>Schramm, C. A.</w:t>
      </w:r>
      <w:r>
        <w:rPr>
          <w:i/>
          <w:iCs/>
          <w:color w:val="000000"/>
        </w:rPr>
        <w:t xml:space="preserve"> et al.</w:t>
      </w:r>
      <w:r>
        <w:rPr>
          <w:color w:val="000000"/>
        </w:rPr>
        <w:t xml:space="preserve"> Knowledge-based potential for positioning membrane-associated structures and assessing residue-specific energetic contributions. </w:t>
      </w:r>
      <w:r>
        <w:rPr>
          <w:i/>
          <w:iCs/>
          <w:color w:val="000000"/>
        </w:rPr>
        <w:t>Structure</w:t>
      </w:r>
      <w:r>
        <w:rPr>
          <w:color w:val="000000"/>
        </w:rPr>
        <w:t xml:space="preserve"> </w:t>
      </w:r>
      <w:r>
        <w:rPr>
          <w:b/>
          <w:bCs/>
          <w:color w:val="000000"/>
        </w:rPr>
        <w:t>20</w:t>
      </w:r>
      <w:r>
        <w:rPr>
          <w:color w:val="000000"/>
        </w:rPr>
        <w:t xml:space="preserve">, 924-935 (2012). </w:t>
      </w:r>
      <w:hyperlink r:id="rId55">
        <w:r w:rsidR="000F7A7E">
          <w:rPr>
            <w:color w:val="0563C1"/>
            <w:u w:val="single"/>
          </w:rPr>
          <w:t>https://doi.org:10.1016/j.str.2012.03.016</w:t>
        </w:r>
      </w:hyperlink>
    </w:p>
    <w:p w14:paraId="000000F5" w14:textId="77777777" w:rsidR="000F7A7E" w:rsidRDefault="00000000">
      <w:pPr>
        <w:pBdr>
          <w:top w:val="nil"/>
          <w:left w:val="nil"/>
          <w:bottom w:val="nil"/>
          <w:right w:val="nil"/>
          <w:between w:val="nil"/>
        </w:pBdr>
        <w:spacing w:line="360" w:lineRule="auto"/>
        <w:ind w:left="720" w:hanging="720"/>
        <w:rPr>
          <w:color w:val="000000"/>
        </w:rPr>
      </w:pPr>
      <w:r>
        <w:rPr>
          <w:color w:val="000000"/>
        </w:rPr>
        <w:t>40</w:t>
      </w:r>
      <w:r>
        <w:rPr>
          <w:color w:val="000000"/>
        </w:rPr>
        <w:tab/>
        <w:t xml:space="preserve">Sheppard, A. M., Chen, G. D. &amp; Salvi, R. Potassium ion channel openers, Maxipost and Retigabine, protect against peripheral salicylate ototoxicity in rats. </w:t>
      </w:r>
      <w:r>
        <w:rPr>
          <w:i/>
          <w:iCs/>
          <w:color w:val="000000"/>
        </w:rPr>
        <w:t>Hear Res</w:t>
      </w:r>
      <w:r>
        <w:rPr>
          <w:color w:val="000000"/>
        </w:rPr>
        <w:t xml:space="preserve"> </w:t>
      </w:r>
      <w:r>
        <w:rPr>
          <w:b/>
          <w:bCs/>
          <w:color w:val="000000"/>
        </w:rPr>
        <w:t>327</w:t>
      </w:r>
      <w:r>
        <w:rPr>
          <w:color w:val="000000"/>
        </w:rPr>
        <w:t xml:space="preserve">, 1-8 (2015). </w:t>
      </w:r>
      <w:hyperlink r:id="rId56">
        <w:r w:rsidR="000F7A7E">
          <w:rPr>
            <w:color w:val="0563C1"/>
            <w:u w:val="single"/>
          </w:rPr>
          <w:t>https://doi.org:10.1016/j.heares.2015.04.007</w:t>
        </w:r>
      </w:hyperlink>
    </w:p>
    <w:p w14:paraId="000000F6" w14:textId="77777777" w:rsidR="000F7A7E" w:rsidRDefault="00000000">
      <w:pPr>
        <w:pBdr>
          <w:top w:val="nil"/>
          <w:left w:val="nil"/>
          <w:bottom w:val="nil"/>
          <w:right w:val="nil"/>
          <w:between w:val="nil"/>
        </w:pBdr>
        <w:spacing w:line="360" w:lineRule="auto"/>
        <w:ind w:left="720" w:hanging="720"/>
        <w:rPr>
          <w:color w:val="000000"/>
        </w:rPr>
      </w:pPr>
      <w:r>
        <w:rPr>
          <w:color w:val="000000"/>
        </w:rPr>
        <w:t>41</w:t>
      </w:r>
      <w:r>
        <w:rPr>
          <w:color w:val="000000"/>
        </w:rPr>
        <w:tab/>
        <w:t xml:space="preserve">Joe, J. Levosulpiride-Induced Neurological Adverse Effects: A Prospective Study from a Tertiary Care Center. </w:t>
      </w:r>
      <w:r>
        <w:rPr>
          <w:i/>
          <w:iCs/>
          <w:color w:val="000000"/>
        </w:rPr>
        <w:t>Ann Indian Acad Neurol</w:t>
      </w:r>
      <w:r>
        <w:rPr>
          <w:color w:val="000000"/>
        </w:rPr>
        <w:t xml:space="preserve"> </w:t>
      </w:r>
      <w:r>
        <w:rPr>
          <w:b/>
          <w:bCs/>
          <w:color w:val="000000"/>
        </w:rPr>
        <w:t>23</w:t>
      </w:r>
      <w:r>
        <w:rPr>
          <w:color w:val="000000"/>
        </w:rPr>
        <w:t xml:space="preserve">, 174-176 (2020). </w:t>
      </w:r>
      <w:hyperlink r:id="rId57">
        <w:r w:rsidR="000F7A7E">
          <w:rPr>
            <w:color w:val="0563C1"/>
            <w:u w:val="single"/>
          </w:rPr>
          <w:t>https://doi.org:10.4103/aian.AIAN_449_18</w:t>
        </w:r>
      </w:hyperlink>
    </w:p>
    <w:p w14:paraId="000000F7" w14:textId="77777777" w:rsidR="000F7A7E" w:rsidRDefault="00000000">
      <w:pPr>
        <w:pBdr>
          <w:top w:val="nil"/>
          <w:left w:val="nil"/>
          <w:bottom w:val="nil"/>
          <w:right w:val="nil"/>
          <w:between w:val="nil"/>
        </w:pBdr>
        <w:spacing w:line="360" w:lineRule="auto"/>
        <w:ind w:left="720" w:hanging="720"/>
        <w:rPr>
          <w:color w:val="000000"/>
        </w:rPr>
      </w:pPr>
      <w:r>
        <w:rPr>
          <w:color w:val="000000"/>
        </w:rPr>
        <w:lastRenderedPageBreak/>
        <w:t>42</w:t>
      </w:r>
      <w:r>
        <w:rPr>
          <w:color w:val="000000"/>
        </w:rPr>
        <w:tab/>
        <w:t xml:space="preserve">Escovitz, W. E. Disturbance in carbohydrate metabolism associated with amithiozone therapy. </w:t>
      </w:r>
      <w:r>
        <w:rPr>
          <w:i/>
          <w:iCs/>
          <w:color w:val="000000"/>
        </w:rPr>
        <w:t>Am Rev Tuberc</w:t>
      </w:r>
      <w:r>
        <w:rPr>
          <w:color w:val="000000"/>
        </w:rPr>
        <w:t xml:space="preserve"> </w:t>
      </w:r>
      <w:r>
        <w:rPr>
          <w:b/>
          <w:bCs/>
          <w:color w:val="000000"/>
        </w:rPr>
        <w:t>66</w:t>
      </w:r>
      <w:r>
        <w:rPr>
          <w:color w:val="000000"/>
        </w:rPr>
        <w:t xml:space="preserve">, 373-377 (1952). </w:t>
      </w:r>
    </w:p>
    <w:p w14:paraId="000000F8" w14:textId="77777777" w:rsidR="000F7A7E" w:rsidRDefault="00000000">
      <w:pPr>
        <w:pBdr>
          <w:top w:val="nil"/>
          <w:left w:val="nil"/>
          <w:bottom w:val="nil"/>
          <w:right w:val="nil"/>
          <w:between w:val="nil"/>
        </w:pBdr>
        <w:spacing w:line="360" w:lineRule="auto"/>
        <w:ind w:left="720" w:hanging="720"/>
        <w:rPr>
          <w:color w:val="000000"/>
        </w:rPr>
      </w:pPr>
      <w:r>
        <w:rPr>
          <w:color w:val="000000"/>
        </w:rPr>
        <w:t>43</w:t>
      </w:r>
      <w:r>
        <w:rPr>
          <w:color w:val="000000"/>
        </w:rPr>
        <w:tab/>
        <w:t xml:space="preserve">Peloquin, C. A. Controversies in the management of Mycobacterium avium complex infection in AIDS patients. </w:t>
      </w:r>
      <w:r>
        <w:rPr>
          <w:i/>
          <w:iCs/>
          <w:color w:val="000000"/>
        </w:rPr>
        <w:t>Ann Pharmacother</w:t>
      </w:r>
      <w:r>
        <w:rPr>
          <w:color w:val="000000"/>
        </w:rPr>
        <w:t xml:space="preserve"> </w:t>
      </w:r>
      <w:r>
        <w:rPr>
          <w:b/>
          <w:bCs/>
          <w:color w:val="000000"/>
        </w:rPr>
        <w:t>27</w:t>
      </w:r>
      <w:r>
        <w:rPr>
          <w:color w:val="000000"/>
        </w:rPr>
        <w:t xml:space="preserve">, 928-937 (1993). </w:t>
      </w:r>
      <w:hyperlink r:id="rId58">
        <w:r w:rsidR="000F7A7E">
          <w:rPr>
            <w:color w:val="0563C1"/>
            <w:u w:val="single"/>
          </w:rPr>
          <w:t>https://doi.org:10.1177/106002809302700722</w:t>
        </w:r>
      </w:hyperlink>
    </w:p>
    <w:p w14:paraId="000000F9" w14:textId="77777777" w:rsidR="000F7A7E" w:rsidRDefault="00000000">
      <w:pPr>
        <w:pBdr>
          <w:top w:val="nil"/>
          <w:left w:val="nil"/>
          <w:bottom w:val="nil"/>
          <w:right w:val="nil"/>
          <w:between w:val="nil"/>
        </w:pBdr>
        <w:spacing w:line="360" w:lineRule="auto"/>
        <w:ind w:left="720" w:hanging="720"/>
        <w:rPr>
          <w:color w:val="000000"/>
        </w:rPr>
      </w:pPr>
      <w:r>
        <w:rPr>
          <w:color w:val="000000"/>
        </w:rPr>
        <w:t>44</w:t>
      </w:r>
      <w:r>
        <w:rPr>
          <w:color w:val="000000"/>
        </w:rPr>
        <w:tab/>
        <w:t xml:space="preserve">Kuna, P., Bjermer, L. &amp; Tornling, G. Two Phase II randomized trials on the CRTh2 antagonist AZD1981 in adults with asthma. </w:t>
      </w:r>
      <w:r>
        <w:rPr>
          <w:i/>
          <w:iCs/>
          <w:color w:val="000000"/>
        </w:rPr>
        <w:t>Drug Des Devel Ther</w:t>
      </w:r>
      <w:r>
        <w:rPr>
          <w:color w:val="000000"/>
        </w:rPr>
        <w:t xml:space="preserve"> </w:t>
      </w:r>
      <w:r>
        <w:rPr>
          <w:b/>
          <w:bCs/>
          <w:color w:val="000000"/>
        </w:rPr>
        <w:t>10</w:t>
      </w:r>
      <w:r>
        <w:rPr>
          <w:color w:val="000000"/>
        </w:rPr>
        <w:t xml:space="preserve">, 2759-2770 (2016). </w:t>
      </w:r>
      <w:hyperlink r:id="rId59">
        <w:r w:rsidR="000F7A7E">
          <w:rPr>
            <w:color w:val="0563C1"/>
            <w:u w:val="single"/>
          </w:rPr>
          <w:t>https://doi.org:10.2147/DDDT.S105142</w:t>
        </w:r>
      </w:hyperlink>
    </w:p>
    <w:p w14:paraId="000000FA" w14:textId="77777777" w:rsidR="000F7A7E" w:rsidRDefault="00000000">
      <w:pPr>
        <w:pBdr>
          <w:top w:val="nil"/>
          <w:left w:val="nil"/>
          <w:bottom w:val="nil"/>
          <w:right w:val="nil"/>
          <w:between w:val="nil"/>
        </w:pBdr>
        <w:spacing w:line="360" w:lineRule="auto"/>
        <w:ind w:left="720" w:hanging="720"/>
        <w:rPr>
          <w:color w:val="000000"/>
        </w:rPr>
      </w:pPr>
      <w:r>
        <w:rPr>
          <w:color w:val="000000"/>
        </w:rPr>
        <w:t>45</w:t>
      </w:r>
      <w:r>
        <w:rPr>
          <w:color w:val="000000"/>
        </w:rPr>
        <w:tab/>
        <w:t>Alaseem, A.</w:t>
      </w:r>
      <w:r>
        <w:rPr>
          <w:i/>
          <w:iCs/>
          <w:color w:val="000000"/>
        </w:rPr>
        <w:t xml:space="preserve"> et al.</w:t>
      </w:r>
      <w:r>
        <w:rPr>
          <w:color w:val="000000"/>
        </w:rPr>
        <w:t xml:space="preserve"> Matrix Metalloproteinases: A challenging paradigm of cancer management. </w:t>
      </w:r>
      <w:r>
        <w:rPr>
          <w:i/>
          <w:iCs/>
          <w:color w:val="000000"/>
        </w:rPr>
        <w:t>Semin Cancer Biol</w:t>
      </w:r>
      <w:r>
        <w:rPr>
          <w:color w:val="000000"/>
        </w:rPr>
        <w:t xml:space="preserve"> </w:t>
      </w:r>
      <w:r>
        <w:rPr>
          <w:b/>
          <w:bCs/>
          <w:color w:val="000000"/>
        </w:rPr>
        <w:t>56</w:t>
      </w:r>
      <w:r>
        <w:rPr>
          <w:color w:val="000000"/>
        </w:rPr>
        <w:t xml:space="preserve">, 100-115 (2019). </w:t>
      </w:r>
      <w:hyperlink r:id="rId60">
        <w:r w:rsidR="000F7A7E">
          <w:rPr>
            <w:color w:val="0563C1"/>
            <w:u w:val="single"/>
          </w:rPr>
          <w:t>https://doi.org:10.1016/j.semcancer.2017.11.008</w:t>
        </w:r>
      </w:hyperlink>
    </w:p>
    <w:p w14:paraId="000000FB" w14:textId="77777777" w:rsidR="000F7A7E" w:rsidRDefault="00000000">
      <w:pPr>
        <w:pBdr>
          <w:top w:val="nil"/>
          <w:left w:val="nil"/>
          <w:bottom w:val="nil"/>
          <w:right w:val="nil"/>
          <w:between w:val="nil"/>
        </w:pBdr>
        <w:spacing w:line="360" w:lineRule="auto"/>
        <w:ind w:left="720" w:hanging="720"/>
        <w:rPr>
          <w:color w:val="000000"/>
        </w:rPr>
      </w:pPr>
      <w:r>
        <w:rPr>
          <w:color w:val="000000"/>
        </w:rPr>
        <w:t>46</w:t>
      </w:r>
      <w:r>
        <w:rPr>
          <w:color w:val="000000"/>
        </w:rPr>
        <w:tab/>
        <w:t>Pahor, M.</w:t>
      </w:r>
      <w:r>
        <w:rPr>
          <w:i/>
          <w:iCs/>
          <w:color w:val="000000"/>
        </w:rPr>
        <w:t xml:space="preserve"> et al.</w:t>
      </w:r>
      <w:r>
        <w:rPr>
          <w:color w:val="000000"/>
        </w:rPr>
        <w:t xml:space="preserve"> Drug data coding and analysis in epidemiologic studies. </w:t>
      </w:r>
      <w:r>
        <w:rPr>
          <w:i/>
          <w:iCs/>
          <w:color w:val="000000"/>
        </w:rPr>
        <w:t>Eur J Epidemiol</w:t>
      </w:r>
      <w:r>
        <w:rPr>
          <w:color w:val="000000"/>
        </w:rPr>
        <w:t xml:space="preserve"> </w:t>
      </w:r>
      <w:r>
        <w:rPr>
          <w:b/>
          <w:bCs/>
          <w:color w:val="000000"/>
        </w:rPr>
        <w:t>10</w:t>
      </w:r>
      <w:r>
        <w:rPr>
          <w:color w:val="000000"/>
        </w:rPr>
        <w:t xml:space="preserve">, 405-411 (1994). </w:t>
      </w:r>
      <w:hyperlink r:id="rId61">
        <w:r w:rsidR="000F7A7E">
          <w:rPr>
            <w:color w:val="0563C1"/>
            <w:u w:val="single"/>
          </w:rPr>
          <w:t>https://doi.org:10.1007/BF01719664</w:t>
        </w:r>
      </w:hyperlink>
    </w:p>
    <w:p w14:paraId="000000FC" w14:textId="77777777" w:rsidR="000F7A7E" w:rsidRDefault="00000000">
      <w:pPr>
        <w:pBdr>
          <w:top w:val="nil"/>
          <w:left w:val="nil"/>
          <w:bottom w:val="nil"/>
          <w:right w:val="nil"/>
          <w:between w:val="nil"/>
        </w:pBdr>
        <w:spacing w:line="360" w:lineRule="auto"/>
        <w:ind w:left="720" w:hanging="720"/>
        <w:rPr>
          <w:color w:val="000000"/>
        </w:rPr>
      </w:pPr>
      <w:r>
        <w:rPr>
          <w:color w:val="000000"/>
        </w:rPr>
        <w:t>47</w:t>
      </w:r>
      <w:r>
        <w:rPr>
          <w:color w:val="000000"/>
        </w:rPr>
        <w:tab/>
        <w:t xml:space="preserve">Bland, J. M. &amp; Altman, D. G. Multiple significance tests: the Bonferroni method. </w:t>
      </w:r>
      <w:r>
        <w:rPr>
          <w:i/>
          <w:iCs/>
          <w:color w:val="000000"/>
        </w:rPr>
        <w:t>BMJ</w:t>
      </w:r>
      <w:r>
        <w:rPr>
          <w:color w:val="000000"/>
        </w:rPr>
        <w:t xml:space="preserve"> </w:t>
      </w:r>
      <w:r>
        <w:rPr>
          <w:b/>
          <w:bCs/>
          <w:color w:val="000000"/>
        </w:rPr>
        <w:t>310</w:t>
      </w:r>
      <w:r>
        <w:rPr>
          <w:color w:val="000000"/>
        </w:rPr>
        <w:t xml:space="preserve">, 170 (1995). </w:t>
      </w:r>
      <w:hyperlink r:id="rId62">
        <w:r w:rsidR="000F7A7E">
          <w:rPr>
            <w:color w:val="0563C1"/>
            <w:u w:val="single"/>
          </w:rPr>
          <w:t>https://doi.org:10.1136/bmj.310.6973.170</w:t>
        </w:r>
      </w:hyperlink>
    </w:p>
    <w:p w14:paraId="000000FD" w14:textId="77777777" w:rsidR="000F7A7E" w:rsidRDefault="00000000">
      <w:pPr>
        <w:pBdr>
          <w:top w:val="nil"/>
          <w:left w:val="nil"/>
          <w:bottom w:val="nil"/>
          <w:right w:val="nil"/>
          <w:between w:val="nil"/>
        </w:pBdr>
        <w:spacing w:line="360" w:lineRule="auto"/>
        <w:ind w:left="720" w:hanging="720"/>
        <w:rPr>
          <w:color w:val="000000"/>
        </w:rPr>
      </w:pPr>
      <w:r>
        <w:rPr>
          <w:color w:val="000000"/>
        </w:rPr>
        <w:t>48</w:t>
      </w:r>
      <w:r>
        <w:rPr>
          <w:color w:val="000000"/>
        </w:rPr>
        <w:tab/>
        <w:t xml:space="preserve">Le, T. T., Fu, W. &amp; Moore, J. H. Scaling tree-based automated machine learning to biomedical big data with a feature set selector. </w:t>
      </w:r>
      <w:r>
        <w:rPr>
          <w:i/>
          <w:iCs/>
          <w:color w:val="000000"/>
        </w:rPr>
        <w:t>Bioinformatics</w:t>
      </w:r>
      <w:r>
        <w:rPr>
          <w:color w:val="000000"/>
        </w:rPr>
        <w:t xml:space="preserve"> </w:t>
      </w:r>
      <w:r>
        <w:rPr>
          <w:b/>
          <w:bCs/>
          <w:color w:val="000000"/>
        </w:rPr>
        <w:t>36</w:t>
      </w:r>
      <w:r>
        <w:rPr>
          <w:color w:val="000000"/>
        </w:rPr>
        <w:t xml:space="preserve">, 250-256 (2020). </w:t>
      </w:r>
      <w:hyperlink r:id="rId63">
        <w:r w:rsidR="000F7A7E">
          <w:rPr>
            <w:color w:val="0563C1"/>
            <w:u w:val="single"/>
          </w:rPr>
          <w:t>https://doi.org:10.1093/bioinformatics/btz470</w:t>
        </w:r>
      </w:hyperlink>
    </w:p>
    <w:p w14:paraId="000000FE" w14:textId="77777777" w:rsidR="000F7A7E" w:rsidRDefault="00000000">
      <w:pPr>
        <w:pBdr>
          <w:top w:val="nil"/>
          <w:left w:val="nil"/>
          <w:bottom w:val="nil"/>
          <w:right w:val="nil"/>
          <w:between w:val="nil"/>
        </w:pBdr>
        <w:spacing w:line="360" w:lineRule="auto"/>
        <w:ind w:left="720" w:hanging="720"/>
        <w:rPr>
          <w:color w:val="000000"/>
        </w:rPr>
      </w:pPr>
      <w:r>
        <w:rPr>
          <w:color w:val="000000"/>
        </w:rPr>
        <w:t>49</w:t>
      </w:r>
      <w:r>
        <w:rPr>
          <w:color w:val="000000"/>
        </w:rPr>
        <w:tab/>
        <w:t xml:space="preserve">Morgan, H. L. The Generation of a Unique Machine Description for Chemical Structures-A Technique Developed at Chemical Abstracts Service. </w:t>
      </w:r>
      <w:r>
        <w:rPr>
          <w:i/>
          <w:iCs/>
          <w:color w:val="000000"/>
        </w:rPr>
        <w:t xml:space="preserve">Journal of Chemical Documentation </w:t>
      </w:r>
      <w:r>
        <w:rPr>
          <w:b/>
          <w:bCs/>
          <w:color w:val="000000"/>
        </w:rPr>
        <w:t>5</w:t>
      </w:r>
      <w:r>
        <w:rPr>
          <w:color w:val="000000"/>
        </w:rPr>
        <w:t xml:space="preserve">, 107-113 (1965). </w:t>
      </w:r>
      <w:hyperlink r:id="rId64">
        <w:r w:rsidR="000F7A7E">
          <w:rPr>
            <w:color w:val="0563C1"/>
            <w:u w:val="single"/>
          </w:rPr>
          <w:t>https://doi.org:10.1021/c160017a018</w:t>
        </w:r>
      </w:hyperlink>
    </w:p>
    <w:p w14:paraId="000000FF" w14:textId="77777777" w:rsidR="000F7A7E" w:rsidRDefault="00000000">
      <w:pPr>
        <w:pBdr>
          <w:top w:val="nil"/>
          <w:left w:val="nil"/>
          <w:bottom w:val="nil"/>
          <w:right w:val="nil"/>
          <w:between w:val="nil"/>
        </w:pBdr>
        <w:spacing w:line="360" w:lineRule="auto"/>
        <w:ind w:left="720" w:hanging="720"/>
        <w:rPr>
          <w:color w:val="000000"/>
        </w:rPr>
      </w:pPr>
      <w:r>
        <w:rPr>
          <w:color w:val="000000"/>
        </w:rPr>
        <w:t>50</w:t>
      </w:r>
      <w:r>
        <w:rPr>
          <w:color w:val="000000"/>
        </w:rPr>
        <w:tab/>
        <w:t xml:space="preserve">Congreve, M., Carr, R., Murray, C. &amp; Jhoti, H. A 'rule of three' for fragment-based lead discovery? </w:t>
      </w:r>
      <w:r>
        <w:rPr>
          <w:i/>
          <w:iCs/>
          <w:color w:val="000000"/>
        </w:rPr>
        <w:t>Drug Discov Today</w:t>
      </w:r>
      <w:r>
        <w:rPr>
          <w:color w:val="000000"/>
        </w:rPr>
        <w:t xml:space="preserve"> </w:t>
      </w:r>
      <w:r>
        <w:rPr>
          <w:b/>
          <w:bCs/>
          <w:color w:val="000000"/>
        </w:rPr>
        <w:t>8</w:t>
      </w:r>
      <w:r>
        <w:rPr>
          <w:color w:val="000000"/>
        </w:rPr>
        <w:t xml:space="preserve">, 876-877 (2003). </w:t>
      </w:r>
      <w:hyperlink r:id="rId65">
        <w:r w:rsidR="000F7A7E">
          <w:rPr>
            <w:color w:val="0563C1"/>
            <w:u w:val="single"/>
          </w:rPr>
          <w:t>https://doi.org:10.1016/s1359-6446(03)02831-9</w:t>
        </w:r>
      </w:hyperlink>
    </w:p>
    <w:p w14:paraId="00000100" w14:textId="77777777" w:rsidR="000F7A7E" w:rsidRDefault="00000000">
      <w:pPr>
        <w:pBdr>
          <w:top w:val="nil"/>
          <w:left w:val="nil"/>
          <w:bottom w:val="nil"/>
          <w:right w:val="nil"/>
          <w:between w:val="nil"/>
        </w:pBdr>
        <w:spacing w:line="360" w:lineRule="auto"/>
        <w:ind w:left="720" w:hanging="720"/>
        <w:rPr>
          <w:color w:val="000000"/>
        </w:rPr>
      </w:pPr>
      <w:r>
        <w:rPr>
          <w:color w:val="000000"/>
        </w:rPr>
        <w:t>51</w:t>
      </w:r>
      <w:r>
        <w:rPr>
          <w:color w:val="000000"/>
        </w:rPr>
        <w:tab/>
        <w:t xml:space="preserve">Meszaros, B., Erdos, G. &amp; Dosztanyi, Z. IUPred2A: context-dependent prediction of protein disorder as a function of redox state and protein binding. </w:t>
      </w:r>
      <w:r>
        <w:rPr>
          <w:i/>
          <w:iCs/>
          <w:color w:val="000000"/>
        </w:rPr>
        <w:t>Nucleic Acids Res</w:t>
      </w:r>
      <w:r>
        <w:rPr>
          <w:color w:val="000000"/>
        </w:rPr>
        <w:t xml:space="preserve"> </w:t>
      </w:r>
      <w:r>
        <w:rPr>
          <w:b/>
          <w:bCs/>
          <w:color w:val="000000"/>
        </w:rPr>
        <w:t>46</w:t>
      </w:r>
      <w:r>
        <w:rPr>
          <w:color w:val="000000"/>
        </w:rPr>
        <w:t xml:space="preserve">, W329-W337 (2018). </w:t>
      </w:r>
      <w:hyperlink r:id="rId66">
        <w:r w:rsidR="000F7A7E">
          <w:rPr>
            <w:color w:val="0563C1"/>
            <w:u w:val="single"/>
          </w:rPr>
          <w:t>https://doi.org:10.1093/nar/gky384</w:t>
        </w:r>
      </w:hyperlink>
    </w:p>
    <w:p w14:paraId="00000101" w14:textId="77777777" w:rsidR="000F7A7E" w:rsidRDefault="00000000">
      <w:pPr>
        <w:pBdr>
          <w:top w:val="nil"/>
          <w:left w:val="nil"/>
          <w:bottom w:val="nil"/>
          <w:right w:val="nil"/>
          <w:between w:val="nil"/>
        </w:pBdr>
        <w:spacing w:line="360" w:lineRule="auto"/>
        <w:ind w:left="720" w:hanging="720"/>
        <w:rPr>
          <w:color w:val="000000"/>
        </w:rPr>
      </w:pPr>
      <w:r>
        <w:rPr>
          <w:color w:val="000000"/>
        </w:rPr>
        <w:t>52</w:t>
      </w:r>
      <w:r>
        <w:rPr>
          <w:color w:val="000000"/>
        </w:rPr>
        <w:tab/>
        <w:t xml:space="preserve">Meszaros, B., Simon, I. &amp; Dosztanyi, Z. Prediction of protein binding regions in disordered proteins. </w:t>
      </w:r>
      <w:r>
        <w:rPr>
          <w:i/>
          <w:iCs/>
          <w:color w:val="000000"/>
        </w:rPr>
        <w:t>PLoS Comput Biol</w:t>
      </w:r>
      <w:r>
        <w:rPr>
          <w:color w:val="000000"/>
        </w:rPr>
        <w:t xml:space="preserve"> </w:t>
      </w:r>
      <w:r>
        <w:rPr>
          <w:b/>
          <w:bCs/>
          <w:color w:val="000000"/>
        </w:rPr>
        <w:t>5</w:t>
      </w:r>
      <w:r>
        <w:rPr>
          <w:color w:val="000000"/>
        </w:rPr>
        <w:t xml:space="preserve">, e1000376 (2009). </w:t>
      </w:r>
      <w:hyperlink r:id="rId67">
        <w:r w:rsidR="000F7A7E">
          <w:rPr>
            <w:color w:val="0563C1"/>
            <w:u w:val="single"/>
          </w:rPr>
          <w:t>https://doi.org:10.1371/journal.pcbi.1000376</w:t>
        </w:r>
      </w:hyperlink>
    </w:p>
    <w:p w14:paraId="00000102" w14:textId="77777777" w:rsidR="000F7A7E" w:rsidRDefault="00000000">
      <w:pPr>
        <w:pBdr>
          <w:top w:val="nil"/>
          <w:left w:val="nil"/>
          <w:bottom w:val="nil"/>
          <w:right w:val="nil"/>
          <w:between w:val="nil"/>
        </w:pBdr>
        <w:spacing w:line="360" w:lineRule="auto"/>
        <w:ind w:left="720" w:hanging="720"/>
        <w:rPr>
          <w:color w:val="000000"/>
        </w:rPr>
      </w:pPr>
      <w:r>
        <w:rPr>
          <w:color w:val="000000"/>
        </w:rPr>
        <w:lastRenderedPageBreak/>
        <w:t>53</w:t>
      </w:r>
      <w:r>
        <w:rPr>
          <w:color w:val="000000"/>
        </w:rPr>
        <w:tab/>
        <w:t xml:space="preserve">Krogh, A., Larsson, B., von Heijne, G. &amp; Sonnhammer, E. L. Predicting transmembrane protein topology with a hidden Markov model: application to complete genomes. </w:t>
      </w:r>
      <w:r>
        <w:rPr>
          <w:i/>
          <w:iCs/>
          <w:color w:val="000000"/>
        </w:rPr>
        <w:t>J Mol Biol</w:t>
      </w:r>
      <w:r>
        <w:rPr>
          <w:color w:val="000000"/>
        </w:rPr>
        <w:t xml:space="preserve"> </w:t>
      </w:r>
      <w:r>
        <w:rPr>
          <w:b/>
          <w:bCs/>
          <w:color w:val="000000"/>
        </w:rPr>
        <w:t>305</w:t>
      </w:r>
      <w:r>
        <w:rPr>
          <w:color w:val="000000"/>
        </w:rPr>
        <w:t xml:space="preserve">, 567-580 (2001). </w:t>
      </w:r>
      <w:hyperlink r:id="rId68">
        <w:r w:rsidR="000F7A7E">
          <w:rPr>
            <w:color w:val="0563C1"/>
            <w:u w:val="single"/>
          </w:rPr>
          <w:t>https://doi.org:10.1006/jmbi.2000.4315</w:t>
        </w:r>
      </w:hyperlink>
    </w:p>
    <w:p w14:paraId="00000103" w14:textId="77777777" w:rsidR="000F7A7E" w:rsidRDefault="00000000">
      <w:pPr>
        <w:pBdr>
          <w:top w:val="nil"/>
          <w:left w:val="nil"/>
          <w:bottom w:val="nil"/>
          <w:right w:val="nil"/>
          <w:between w:val="nil"/>
        </w:pBdr>
        <w:spacing w:line="360" w:lineRule="auto"/>
        <w:ind w:left="720" w:hanging="720"/>
        <w:rPr>
          <w:color w:val="000000"/>
        </w:rPr>
      </w:pPr>
      <w:r>
        <w:rPr>
          <w:color w:val="000000"/>
        </w:rPr>
        <w:t>54</w:t>
      </w:r>
      <w:r>
        <w:rPr>
          <w:color w:val="000000"/>
        </w:rPr>
        <w:tab/>
        <w:t>Bernhofer, M.</w:t>
      </w:r>
      <w:r>
        <w:rPr>
          <w:i/>
          <w:iCs/>
          <w:color w:val="000000"/>
        </w:rPr>
        <w:t xml:space="preserve"> et al.</w:t>
      </w:r>
      <w:r>
        <w:rPr>
          <w:color w:val="000000"/>
        </w:rPr>
        <w:t xml:space="preserve"> PredictProtein - Predicting Protein Structure and Function for 29 Years. </w:t>
      </w:r>
      <w:r>
        <w:rPr>
          <w:i/>
          <w:iCs/>
          <w:color w:val="000000"/>
        </w:rPr>
        <w:t>Nucleic Acids Res</w:t>
      </w:r>
      <w:r>
        <w:rPr>
          <w:color w:val="000000"/>
        </w:rPr>
        <w:t xml:space="preserve"> </w:t>
      </w:r>
      <w:r>
        <w:rPr>
          <w:b/>
          <w:bCs/>
          <w:color w:val="000000"/>
        </w:rPr>
        <w:t>49</w:t>
      </w:r>
      <w:r>
        <w:rPr>
          <w:color w:val="000000"/>
        </w:rPr>
        <w:t xml:space="preserve">, W535-W540 (2021). </w:t>
      </w:r>
      <w:hyperlink r:id="rId69">
        <w:r w:rsidR="000F7A7E">
          <w:rPr>
            <w:color w:val="0563C1"/>
            <w:u w:val="single"/>
          </w:rPr>
          <w:t>https://doi.org:10.1093/nar/gkab354</w:t>
        </w:r>
      </w:hyperlink>
    </w:p>
    <w:p w14:paraId="00000104" w14:textId="77777777" w:rsidR="000F7A7E" w:rsidRDefault="00000000">
      <w:pPr>
        <w:pBdr>
          <w:top w:val="nil"/>
          <w:left w:val="nil"/>
          <w:bottom w:val="nil"/>
          <w:right w:val="nil"/>
          <w:between w:val="nil"/>
        </w:pBdr>
        <w:spacing w:line="360" w:lineRule="auto"/>
        <w:ind w:left="720" w:hanging="720"/>
        <w:rPr>
          <w:color w:val="000000"/>
        </w:rPr>
      </w:pPr>
      <w:r>
        <w:rPr>
          <w:color w:val="000000"/>
        </w:rPr>
        <w:t>55</w:t>
      </w:r>
      <w:r>
        <w:rPr>
          <w:color w:val="000000"/>
        </w:rPr>
        <w:tab/>
        <w:t xml:space="preserve">Fox, N. K., Brenner, S. E. &amp; Chandonia, J. M. SCOPe: Structural Classification of Proteins--extended, integrating SCOP and ASTRAL data and classification of new structures. </w:t>
      </w:r>
      <w:r>
        <w:rPr>
          <w:i/>
          <w:iCs/>
          <w:color w:val="000000"/>
        </w:rPr>
        <w:t>Nucleic Acids Res</w:t>
      </w:r>
      <w:r>
        <w:rPr>
          <w:color w:val="000000"/>
        </w:rPr>
        <w:t xml:space="preserve"> </w:t>
      </w:r>
      <w:r>
        <w:rPr>
          <w:b/>
          <w:bCs/>
          <w:color w:val="000000"/>
        </w:rPr>
        <w:t>42</w:t>
      </w:r>
      <w:r>
        <w:rPr>
          <w:color w:val="000000"/>
        </w:rPr>
        <w:t xml:space="preserve">, D304-309 (2014). </w:t>
      </w:r>
      <w:hyperlink r:id="rId70">
        <w:r w:rsidR="000F7A7E">
          <w:rPr>
            <w:color w:val="0563C1"/>
            <w:u w:val="single"/>
          </w:rPr>
          <w:t>https://doi.org:10.1093/nar/gkt1240</w:t>
        </w:r>
      </w:hyperlink>
    </w:p>
    <w:p w14:paraId="00000105" w14:textId="77777777" w:rsidR="000F7A7E" w:rsidRDefault="00000000">
      <w:pPr>
        <w:pBdr>
          <w:top w:val="nil"/>
          <w:left w:val="nil"/>
          <w:bottom w:val="nil"/>
          <w:right w:val="nil"/>
          <w:between w:val="nil"/>
        </w:pBdr>
        <w:spacing w:line="360" w:lineRule="auto"/>
        <w:ind w:left="720" w:hanging="720"/>
        <w:rPr>
          <w:color w:val="000000"/>
        </w:rPr>
      </w:pPr>
      <w:r>
        <w:rPr>
          <w:color w:val="000000"/>
        </w:rPr>
        <w:t>56</w:t>
      </w:r>
      <w:r>
        <w:rPr>
          <w:color w:val="000000"/>
        </w:rPr>
        <w:tab/>
        <w:t>Jumper, J.</w:t>
      </w:r>
      <w:r>
        <w:rPr>
          <w:i/>
          <w:iCs/>
          <w:color w:val="000000"/>
        </w:rPr>
        <w:t xml:space="preserve"> et al.</w:t>
      </w:r>
      <w:r>
        <w:rPr>
          <w:color w:val="000000"/>
        </w:rPr>
        <w:t xml:space="preserve"> Highly accurate protein structure prediction with AlphaFold. </w:t>
      </w:r>
      <w:r>
        <w:rPr>
          <w:i/>
          <w:iCs/>
          <w:color w:val="000000"/>
        </w:rPr>
        <w:t>Nature</w:t>
      </w:r>
      <w:r>
        <w:rPr>
          <w:color w:val="000000"/>
        </w:rPr>
        <w:t xml:space="preserve"> </w:t>
      </w:r>
      <w:r>
        <w:rPr>
          <w:b/>
          <w:bCs/>
          <w:color w:val="000000"/>
        </w:rPr>
        <w:t>596</w:t>
      </w:r>
      <w:r>
        <w:rPr>
          <w:color w:val="000000"/>
        </w:rPr>
        <w:t xml:space="preserve">, 583-589 (2021). </w:t>
      </w:r>
      <w:hyperlink r:id="rId71">
        <w:r w:rsidR="000F7A7E">
          <w:rPr>
            <w:color w:val="0563C1"/>
            <w:u w:val="single"/>
          </w:rPr>
          <w:t>https://doi.org:10.1038/s41586-021-03819-2</w:t>
        </w:r>
      </w:hyperlink>
    </w:p>
    <w:p w14:paraId="00000106" w14:textId="77777777" w:rsidR="000F7A7E" w:rsidRDefault="00000000">
      <w:pPr>
        <w:pBdr>
          <w:top w:val="nil"/>
          <w:left w:val="nil"/>
          <w:bottom w:val="nil"/>
          <w:right w:val="nil"/>
          <w:between w:val="nil"/>
        </w:pBdr>
        <w:spacing w:line="360" w:lineRule="auto"/>
        <w:ind w:left="720" w:hanging="720"/>
        <w:rPr>
          <w:color w:val="000000"/>
        </w:rPr>
      </w:pPr>
      <w:r>
        <w:rPr>
          <w:color w:val="000000"/>
        </w:rPr>
        <w:t>57</w:t>
      </w:r>
      <w:r>
        <w:rPr>
          <w:color w:val="000000"/>
        </w:rPr>
        <w:tab/>
        <w:t xml:space="preserve">Kabsch, W. &amp; Sander, C. Dictionary of protein secondary structure: pattern recognition of hydrogen-bonded and geometrical features. </w:t>
      </w:r>
      <w:r>
        <w:rPr>
          <w:i/>
          <w:iCs/>
          <w:color w:val="000000"/>
        </w:rPr>
        <w:t>Biopolymers</w:t>
      </w:r>
      <w:r>
        <w:rPr>
          <w:color w:val="000000"/>
        </w:rPr>
        <w:t xml:space="preserve"> </w:t>
      </w:r>
      <w:r>
        <w:rPr>
          <w:b/>
          <w:bCs/>
          <w:color w:val="000000"/>
        </w:rPr>
        <w:t>22</w:t>
      </w:r>
      <w:r>
        <w:rPr>
          <w:color w:val="000000"/>
        </w:rPr>
        <w:t xml:space="preserve">, 2577-2637 (1983). </w:t>
      </w:r>
      <w:hyperlink r:id="rId72">
        <w:r w:rsidR="000F7A7E">
          <w:rPr>
            <w:color w:val="0563C1"/>
            <w:u w:val="single"/>
          </w:rPr>
          <w:t>https://doi.org:10.1002/bip.360221211</w:t>
        </w:r>
      </w:hyperlink>
    </w:p>
    <w:p w14:paraId="00000107" w14:textId="77777777" w:rsidR="000F7A7E" w:rsidRDefault="00000000">
      <w:pPr>
        <w:pBdr>
          <w:top w:val="nil"/>
          <w:left w:val="nil"/>
          <w:bottom w:val="nil"/>
          <w:right w:val="nil"/>
          <w:between w:val="nil"/>
        </w:pBdr>
        <w:spacing w:line="360" w:lineRule="auto"/>
        <w:ind w:left="720" w:hanging="720"/>
        <w:rPr>
          <w:color w:val="000000"/>
        </w:rPr>
      </w:pPr>
      <w:r>
        <w:rPr>
          <w:color w:val="000000"/>
        </w:rPr>
        <w:t>58</w:t>
      </w:r>
      <w:r>
        <w:rPr>
          <w:color w:val="000000"/>
        </w:rPr>
        <w:tab/>
        <w:t>Cock, P. J.</w:t>
      </w:r>
      <w:r>
        <w:rPr>
          <w:i/>
          <w:iCs/>
          <w:color w:val="000000"/>
        </w:rPr>
        <w:t xml:space="preserve"> et al.</w:t>
      </w:r>
      <w:r>
        <w:rPr>
          <w:color w:val="000000"/>
        </w:rPr>
        <w:t xml:space="preserve"> Biopython: freely available Python tools for computational molecular biology and bioinformatics. </w:t>
      </w:r>
      <w:r>
        <w:rPr>
          <w:i/>
          <w:iCs/>
          <w:color w:val="000000"/>
        </w:rPr>
        <w:t>Bioinformatics</w:t>
      </w:r>
      <w:r>
        <w:rPr>
          <w:color w:val="000000"/>
        </w:rPr>
        <w:t xml:space="preserve"> </w:t>
      </w:r>
      <w:r>
        <w:rPr>
          <w:b/>
          <w:bCs/>
          <w:color w:val="000000"/>
        </w:rPr>
        <w:t>25</w:t>
      </w:r>
      <w:r>
        <w:rPr>
          <w:color w:val="000000"/>
        </w:rPr>
        <w:t xml:space="preserve">, 1422-1423 (2009). </w:t>
      </w:r>
      <w:hyperlink r:id="rId73">
        <w:r w:rsidR="000F7A7E">
          <w:rPr>
            <w:color w:val="0563C1"/>
            <w:u w:val="single"/>
          </w:rPr>
          <w:t>https://doi.org:10.1093/bioinformatics/btp163</w:t>
        </w:r>
      </w:hyperlink>
    </w:p>
    <w:p w14:paraId="00000108" w14:textId="77777777" w:rsidR="000F7A7E" w:rsidRDefault="00000000">
      <w:pPr>
        <w:pBdr>
          <w:top w:val="nil"/>
          <w:left w:val="nil"/>
          <w:bottom w:val="nil"/>
          <w:right w:val="nil"/>
          <w:between w:val="nil"/>
        </w:pBdr>
        <w:spacing w:line="360" w:lineRule="auto"/>
        <w:ind w:left="720" w:hanging="720"/>
        <w:rPr>
          <w:color w:val="000000"/>
        </w:rPr>
      </w:pPr>
      <w:r>
        <w:rPr>
          <w:color w:val="000000"/>
        </w:rPr>
        <w:t>59</w:t>
      </w:r>
      <w:r>
        <w:rPr>
          <w:color w:val="000000"/>
        </w:rPr>
        <w:tab/>
        <w:t>Kuriata, A.</w:t>
      </w:r>
      <w:r>
        <w:rPr>
          <w:i/>
          <w:iCs/>
          <w:color w:val="000000"/>
        </w:rPr>
        <w:t xml:space="preserve"> et al.</w:t>
      </w:r>
      <w:r>
        <w:rPr>
          <w:color w:val="000000"/>
        </w:rPr>
        <w:t xml:space="preserve"> Aggrescan3D (A3D) 2.0: prediction and engineering of protein solubility. </w:t>
      </w:r>
      <w:r>
        <w:rPr>
          <w:i/>
          <w:iCs/>
          <w:color w:val="000000"/>
        </w:rPr>
        <w:t>Nucleic Acids Res</w:t>
      </w:r>
      <w:r>
        <w:rPr>
          <w:color w:val="000000"/>
        </w:rPr>
        <w:t xml:space="preserve"> </w:t>
      </w:r>
      <w:r>
        <w:rPr>
          <w:b/>
          <w:bCs/>
          <w:color w:val="000000"/>
        </w:rPr>
        <w:t>47</w:t>
      </w:r>
      <w:r>
        <w:rPr>
          <w:color w:val="000000"/>
        </w:rPr>
        <w:t xml:space="preserve">, W300-W307 (2019). </w:t>
      </w:r>
      <w:hyperlink r:id="rId74">
        <w:r w:rsidR="000F7A7E">
          <w:rPr>
            <w:color w:val="0563C1"/>
            <w:u w:val="single"/>
          </w:rPr>
          <w:t>https://doi.org:10.1093/nar/gkz321</w:t>
        </w:r>
      </w:hyperlink>
    </w:p>
    <w:p w14:paraId="00000109" w14:textId="77777777" w:rsidR="000F7A7E" w:rsidRDefault="000F7A7E">
      <w:pPr>
        <w:spacing w:line="480" w:lineRule="auto"/>
      </w:pPr>
    </w:p>
    <w:p w14:paraId="0000010A" w14:textId="77777777" w:rsidR="000F7A7E" w:rsidRDefault="00000000">
      <w:r>
        <w:br w:type="page"/>
      </w:r>
    </w:p>
    <w:p w14:paraId="0000010B" w14:textId="77777777" w:rsidR="000F7A7E" w:rsidRDefault="00000000">
      <w:pPr>
        <w:spacing w:line="480" w:lineRule="auto"/>
        <w:rPr>
          <w:b/>
          <w:bCs/>
          <w:color w:val="000000"/>
          <w:highlight w:val="white"/>
        </w:rPr>
      </w:pPr>
      <w:r>
        <w:rPr>
          <w:b/>
          <w:bCs/>
          <w:color w:val="000000"/>
          <w:highlight w:val="white"/>
        </w:rPr>
        <w:lastRenderedPageBreak/>
        <w:t>SUPPLEMENTAL INFORMATION TITLES AND LEGENDS</w:t>
      </w:r>
    </w:p>
    <w:p w14:paraId="0000010C" w14:textId="77777777" w:rsidR="000F7A7E" w:rsidRDefault="00000000">
      <w:pPr>
        <w:spacing w:line="480" w:lineRule="auto"/>
        <w:jc w:val="both"/>
        <w:rPr>
          <w:rFonts w:ascii="Times" w:eastAsia="Times" w:hAnsi="Times" w:cs="Times"/>
          <w:color w:val="000000"/>
          <w:highlight w:val="white"/>
        </w:rPr>
      </w:pPr>
      <w:r>
        <w:rPr>
          <w:rFonts w:ascii="Times" w:eastAsia="Times" w:hAnsi="Times" w:cs="Times"/>
          <w:b/>
          <w:bCs/>
          <w:color w:val="000000"/>
          <w:highlight w:val="white"/>
        </w:rPr>
        <w:t>Supplementary Figure 1. Countries of drug withdrawal used for analysis and labeling in the predictor.</w:t>
      </w:r>
      <w:r>
        <w:rPr>
          <w:rFonts w:ascii="Times" w:eastAsia="Times" w:hAnsi="Times" w:cs="Times"/>
          <w:color w:val="000000"/>
          <w:highlight w:val="white"/>
        </w:rPr>
        <w:t xml:space="preserve"> A large proportion of drugs in this study have been withdrawn by the USFDA. A single drug can be withdrawn from multiple countries.</w:t>
      </w:r>
    </w:p>
    <w:p w14:paraId="0000010D" w14:textId="77777777" w:rsidR="000F7A7E" w:rsidRDefault="000F7A7E">
      <w:pPr>
        <w:spacing w:line="480" w:lineRule="auto"/>
        <w:jc w:val="both"/>
        <w:rPr>
          <w:rFonts w:ascii="Times" w:eastAsia="Times" w:hAnsi="Times" w:cs="Times"/>
          <w:color w:val="000000"/>
          <w:highlight w:val="white"/>
        </w:rPr>
      </w:pPr>
    </w:p>
    <w:p w14:paraId="0000010E" w14:textId="77777777" w:rsidR="000F7A7E" w:rsidRDefault="00000000">
      <w:pPr>
        <w:spacing w:line="480" w:lineRule="auto"/>
        <w:jc w:val="both"/>
        <w:rPr>
          <w:rFonts w:ascii="Times" w:eastAsia="Times" w:hAnsi="Times" w:cs="Times"/>
          <w:color w:val="000000"/>
          <w:highlight w:val="white"/>
        </w:rPr>
      </w:pPr>
      <w:r>
        <w:rPr>
          <w:rFonts w:ascii="Times" w:eastAsia="Times" w:hAnsi="Times" w:cs="Times"/>
          <w:b/>
          <w:bCs/>
          <w:color w:val="000000"/>
          <w:highlight w:val="white"/>
        </w:rPr>
        <w:t>Supplementary Figure 2. Reasons for Drug withdrawals.</w:t>
      </w:r>
      <w:r>
        <w:rPr>
          <w:rFonts w:ascii="Times" w:eastAsia="Times" w:hAnsi="Times" w:cs="Times"/>
          <w:color w:val="000000"/>
          <w:highlight w:val="white"/>
        </w:rPr>
        <w:t xml:space="preserve"> A. Hepatotoxicity withdrawal reasons are largely unannotated more specifically. B. Cardiovascular toxicity withdrawal reasons primarily center around arrhythmias. C. Neuropsychiatric toxicity withdrawal reasons are vast and fall into a large number of categories.</w:t>
      </w:r>
    </w:p>
    <w:p w14:paraId="0000010F" w14:textId="77777777" w:rsidR="000F7A7E" w:rsidRDefault="000F7A7E">
      <w:pPr>
        <w:spacing w:line="480" w:lineRule="auto"/>
        <w:jc w:val="both"/>
        <w:rPr>
          <w:rFonts w:ascii="Times" w:eastAsia="Times" w:hAnsi="Times" w:cs="Times"/>
          <w:color w:val="000000"/>
          <w:highlight w:val="white"/>
        </w:rPr>
      </w:pPr>
    </w:p>
    <w:p w14:paraId="00000110" w14:textId="77777777" w:rsidR="000F7A7E" w:rsidRDefault="00000000">
      <w:pPr>
        <w:spacing w:line="480" w:lineRule="auto"/>
        <w:jc w:val="both"/>
        <w:rPr>
          <w:rFonts w:ascii="Times" w:eastAsia="Times" w:hAnsi="Times" w:cs="Times"/>
          <w:color w:val="000000"/>
          <w:highlight w:val="white"/>
        </w:rPr>
      </w:pPr>
      <w:r>
        <w:rPr>
          <w:rFonts w:ascii="Times" w:eastAsia="Times" w:hAnsi="Times" w:cs="Times"/>
          <w:b/>
          <w:bCs/>
          <w:color w:val="000000"/>
          <w:highlight w:val="white"/>
        </w:rPr>
        <w:t>Supplementary Figure 3. Indications of drugs in clinical trials based on ATC category.</w:t>
      </w:r>
      <w:r>
        <w:rPr>
          <w:rFonts w:ascii="Times" w:eastAsia="Times" w:hAnsi="Times" w:cs="Times"/>
          <w:color w:val="000000"/>
          <w:highlight w:val="white"/>
        </w:rPr>
        <w:t xml:space="preserve"> The largest group of drugs under investigation are indicated for alimentary and metabolism while the fewest are antiparasitic.</w:t>
      </w:r>
    </w:p>
    <w:p w14:paraId="00000111" w14:textId="77777777" w:rsidR="000F7A7E" w:rsidRDefault="000F7A7E">
      <w:pPr>
        <w:spacing w:line="480" w:lineRule="auto"/>
        <w:jc w:val="both"/>
        <w:rPr>
          <w:rFonts w:ascii="Times" w:eastAsia="Times" w:hAnsi="Times" w:cs="Times"/>
          <w:color w:val="000000"/>
          <w:highlight w:val="white"/>
        </w:rPr>
      </w:pPr>
    </w:p>
    <w:p w14:paraId="00000112" w14:textId="77777777" w:rsidR="000F7A7E" w:rsidRDefault="00000000">
      <w:pPr>
        <w:spacing w:line="480" w:lineRule="auto"/>
        <w:jc w:val="both"/>
        <w:rPr>
          <w:rFonts w:ascii="Times" w:eastAsia="Times" w:hAnsi="Times" w:cs="Times"/>
          <w:color w:val="000000"/>
          <w:highlight w:val="white"/>
        </w:rPr>
      </w:pPr>
      <w:r>
        <w:rPr>
          <w:rFonts w:ascii="Times" w:eastAsia="Times" w:hAnsi="Times" w:cs="Times"/>
          <w:b/>
          <w:bCs/>
          <w:color w:val="000000"/>
          <w:highlight w:val="white"/>
        </w:rPr>
        <w:t>Supplementary Table 1. Ranking of all drug chemical features in the model.</w:t>
      </w:r>
      <w:r>
        <w:rPr>
          <w:rFonts w:ascii="Times" w:eastAsia="Times" w:hAnsi="Times" w:cs="Times"/>
          <w:color w:val="000000"/>
          <w:highlight w:val="white"/>
        </w:rPr>
        <w:t xml:space="preserve"> Feature names are taken from the ChEMBL database as accessed with the chembl_webresource_client.</w:t>
      </w:r>
    </w:p>
    <w:p w14:paraId="00000113" w14:textId="77777777" w:rsidR="000F7A7E" w:rsidRDefault="000F7A7E">
      <w:pPr>
        <w:spacing w:line="480" w:lineRule="auto"/>
        <w:jc w:val="both"/>
        <w:rPr>
          <w:rFonts w:ascii="Times" w:eastAsia="Times" w:hAnsi="Times" w:cs="Times"/>
          <w:color w:val="000000"/>
          <w:highlight w:val="white"/>
        </w:rPr>
      </w:pPr>
    </w:p>
    <w:p w14:paraId="00000114" w14:textId="77777777" w:rsidR="000F7A7E" w:rsidRDefault="00000000">
      <w:pPr>
        <w:spacing w:line="480" w:lineRule="auto"/>
        <w:jc w:val="both"/>
        <w:rPr>
          <w:rFonts w:ascii="Times" w:eastAsia="Times" w:hAnsi="Times" w:cs="Times"/>
          <w:b/>
          <w:bCs/>
          <w:color w:val="000000"/>
          <w:highlight w:val="white"/>
        </w:rPr>
      </w:pPr>
      <w:r>
        <w:rPr>
          <w:rFonts w:ascii="Times" w:eastAsia="Times" w:hAnsi="Times" w:cs="Times"/>
          <w:b/>
          <w:bCs/>
          <w:color w:val="000000"/>
          <w:highlight w:val="white"/>
        </w:rPr>
        <w:t>Supplementary Table 2. Ranking of all proteins in the model.</w:t>
      </w:r>
    </w:p>
    <w:p w14:paraId="00000115" w14:textId="77777777" w:rsidR="000F7A7E" w:rsidRDefault="000F7A7E">
      <w:pPr>
        <w:spacing w:line="480" w:lineRule="auto"/>
        <w:jc w:val="both"/>
        <w:rPr>
          <w:rFonts w:ascii="Times" w:eastAsia="Times" w:hAnsi="Times" w:cs="Times"/>
          <w:b/>
          <w:bCs/>
          <w:color w:val="000000"/>
          <w:highlight w:val="white"/>
        </w:rPr>
      </w:pPr>
    </w:p>
    <w:p w14:paraId="00000116" w14:textId="77777777" w:rsidR="000F7A7E" w:rsidRDefault="00000000">
      <w:pPr>
        <w:spacing w:line="480" w:lineRule="auto"/>
        <w:jc w:val="both"/>
        <w:rPr>
          <w:rFonts w:ascii="Times" w:eastAsia="Times" w:hAnsi="Times" w:cs="Times"/>
          <w:b/>
          <w:bCs/>
          <w:color w:val="000000"/>
          <w:highlight w:val="white"/>
        </w:rPr>
      </w:pPr>
      <w:r>
        <w:rPr>
          <w:rFonts w:ascii="Times" w:eastAsia="Times" w:hAnsi="Times" w:cs="Times"/>
          <w:b/>
          <w:bCs/>
          <w:color w:val="000000"/>
          <w:highlight w:val="white"/>
        </w:rPr>
        <w:t>Supplementary Table 3. Ranking of all protein structural features in the model.</w:t>
      </w:r>
    </w:p>
    <w:p w14:paraId="00000117" w14:textId="77777777" w:rsidR="000F7A7E" w:rsidRDefault="000F7A7E">
      <w:pPr>
        <w:spacing w:line="480" w:lineRule="auto"/>
        <w:jc w:val="both"/>
        <w:rPr>
          <w:rFonts w:ascii="Times" w:eastAsia="Times" w:hAnsi="Times" w:cs="Times"/>
          <w:b/>
          <w:bCs/>
          <w:color w:val="000000"/>
          <w:highlight w:val="white"/>
        </w:rPr>
      </w:pPr>
    </w:p>
    <w:p w14:paraId="00000118" w14:textId="77777777" w:rsidR="000F7A7E" w:rsidRDefault="00000000">
      <w:pPr>
        <w:spacing w:line="480" w:lineRule="auto"/>
      </w:pPr>
      <w:r>
        <w:rPr>
          <w:rFonts w:ascii="Times" w:eastAsia="Times" w:hAnsi="Times" w:cs="Times"/>
          <w:b/>
          <w:bCs/>
          <w:color w:val="000000"/>
          <w:highlight w:val="white"/>
        </w:rPr>
        <w:lastRenderedPageBreak/>
        <w:t xml:space="preserve">Supplementary Table 4. Drugs currently in clinical trials ranked by the number of times the predictor assigned them withdrawal status. </w:t>
      </w:r>
      <w:r>
        <w:rPr>
          <w:rFonts w:ascii="Times" w:eastAsia="Times" w:hAnsi="Times" w:cs="Times"/>
          <w:color w:val="000000"/>
          <w:highlight w:val="white"/>
        </w:rPr>
        <w:t>The least likely to be withdrawn have rank 0 and the most likely to be withdrawn have rank 10.</w:t>
      </w:r>
    </w:p>
    <w:sectPr w:rsidR="000F7A7E">
      <w:footerReference w:type="even" r:id="rId75"/>
      <w:footerReference w:type="default" r:id="rId76"/>
      <w:pgSz w:w="12240" w:h="15840"/>
      <w:pgMar w:top="1440" w:right="1440" w:bottom="1440" w:left="1440" w:header="720" w:footer="72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6" w:author="Wang, Yifan" w:date="2026-06-18T01:29:00Z" w:initials="WY">
    <w:p w14:paraId="7280A65C" w14:textId="77777777" w:rsidR="00B4488B" w:rsidRDefault="00B4488B" w:rsidP="00B4488B">
      <w:r>
        <w:rPr>
          <w:rStyle w:val="CommentReference"/>
        </w:rPr>
        <w:annotationRef/>
      </w:r>
      <w:r>
        <w:rPr>
          <w:rFonts w:asciiTheme="minorHAnsi" w:eastAsiaTheme="minorHAnsi" w:hAnsiTheme="minorHAnsi" w:cstheme="minorBidi"/>
          <w:sz w:val="20"/>
          <w:szCs w:val="20"/>
        </w:rPr>
        <w:t>Going to update it with my local output</w:t>
      </w:r>
    </w:p>
  </w:comment>
  <w:comment w:id="284" w:author="Wang, Yifan" w:date="2026-06-18T01:31:00Z" w:initials="WY">
    <w:p w14:paraId="0CA9A929" w14:textId="77777777" w:rsidR="00B4488B" w:rsidRDefault="00B4488B" w:rsidP="00B4488B">
      <w:r>
        <w:rPr>
          <w:rStyle w:val="CommentReference"/>
        </w:rPr>
        <w:annotationRef/>
      </w:r>
      <w:r>
        <w:rPr>
          <w:rFonts w:asciiTheme="minorHAnsi" w:eastAsiaTheme="minorHAnsi" w:hAnsiTheme="minorHAnsi" w:cstheme="minorBidi"/>
          <w:sz w:val="20"/>
          <w:szCs w:val="20"/>
        </w:rPr>
        <w:t>Going to update it with the local output</w:t>
      </w:r>
    </w:p>
  </w:comment>
  <w:comment w:id="543" w:author="Nicole Zatorski" w:date="2025-09-26T22:33:00Z" w:initials="">
    <w:p w14:paraId="0000011D" w14:textId="77777777" w:rsidR="000F7A7E" w:rsidRDefault="00B4488B">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note to self to check formatting of this paragraph before submitting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80A65C" w15:done="0"/>
  <w15:commentEx w15:paraId="0CA9A929" w15:done="0"/>
  <w15:commentEx w15:paraId="000001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9CCEC0" w16cex:dateUtc="2026-06-18T05:29:00Z"/>
  <w16cex:commentExtensible w16cex:durableId="58AE77EF" w16cex:dateUtc="2026-06-18T05: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80A65C" w16cid:durableId="129CCEC0"/>
  <w16cid:commentId w16cid:paraId="0CA9A929" w16cid:durableId="58AE77EF"/>
  <w16cid:commentId w16cid:paraId="0000011D" w16cid:durableId="000001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558C0" w14:textId="77777777" w:rsidR="00472922" w:rsidRDefault="00472922">
      <w:r>
        <w:separator/>
      </w:r>
    </w:p>
  </w:endnote>
  <w:endnote w:type="continuationSeparator" w:id="0">
    <w:p w14:paraId="2C34BD70" w14:textId="77777777" w:rsidR="00472922" w:rsidRDefault="00472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E351BF4-3AFA-664D-B9E6-186E99D3F669}"/>
    <w:embedBold r:id="rId2" w:fontKey="{2D46E2C7-DD7F-1B49-B8BF-92706CB8B029}"/>
    <w:embedItalic r:id="rId3" w:fontKey="{02BC9824-83A8-EC47-9464-F4C2B154044B}"/>
  </w:font>
  <w:font w:name="Calibri">
    <w:panose1 w:val="020F0502020204030204"/>
    <w:charset w:val="00"/>
    <w:family w:val="swiss"/>
    <w:pitch w:val="variable"/>
    <w:sig w:usb0="E4002EFF" w:usb1="C200247B" w:usb2="00000009" w:usb3="00000000" w:csb0="000001FF" w:csb1="00000000"/>
    <w:embedRegular r:id="rId4" w:fontKey="{4BDE5F86-4400-E34C-BE26-456EF3B6BD12}"/>
    <w:embedBold r:id="rId5" w:fontKey="{98D15640-3295-B047-88AC-B3E0111ED9A7}"/>
  </w:font>
  <w:font w:name="Georgia">
    <w:panose1 w:val="02040502050405020303"/>
    <w:charset w:val="00"/>
    <w:family w:val="roman"/>
    <w:pitch w:val="variable"/>
    <w:sig w:usb0="00000287" w:usb1="00000000" w:usb2="00000000" w:usb3="00000000" w:csb0="0000009F" w:csb1="00000000"/>
    <w:embedItalic r:id="rId6" w:fontKey="{A9F4CF84-DB30-D841-845D-B47794A7DD9B}"/>
  </w:font>
  <w:font w:name="AppleSystemUIFont">
    <w:panose1 w:val="020B0604020202020204"/>
    <w:charset w:val="00"/>
    <w:family w:val="auto"/>
    <w:pitch w:val="default"/>
  </w:font>
  <w:font w:name="Time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embedRegular r:id="rId10" w:fontKey="{AC4E95DE-722B-814C-ABB0-0D11292CB533}"/>
  </w:font>
  <w:font w:name="Cambria Math">
    <w:panose1 w:val="02040503050406030204"/>
    <w:charset w:val="00"/>
    <w:family w:val="roman"/>
    <w:pitch w:val="variable"/>
    <w:sig w:usb0="E00002FF" w:usb1="420024FF" w:usb2="00000000" w:usb3="00000000" w:csb0="0000019F" w:csb1="00000000"/>
    <w:embedRegular r:id="rId11" w:fontKey="{4A833096-1A9A-334E-AEA6-872D4BC94649}"/>
    <w:embedItalic r:id="rId12" w:fontKey="{B5D99AAE-0948-2048-83F4-0B95ACF10766}"/>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embedRegular r:id="rId13" w:fontKey="{A698E6F9-739C-E148-8F82-C0ADD0747971}"/>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9" w14:textId="77777777" w:rsidR="000F7A7E" w:rsidRDefault="00000000">
    <w:pPr>
      <w:pBdr>
        <w:top w:val="nil"/>
        <w:left w:val="nil"/>
        <w:bottom w:val="nil"/>
        <w:right w:val="nil"/>
        <w:between w:val="nil"/>
      </w:pBdr>
      <w:tabs>
        <w:tab w:val="center" w:pos="4680"/>
        <w:tab w:val="right" w:pos="9360"/>
      </w:tabs>
      <w:jc w:val="right"/>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Pr>
        <w:rFonts w:ascii="Calibri" w:eastAsia="Calibri" w:hAnsi="Calibri" w:cs="Calibri"/>
        <w:color w:val="000000"/>
      </w:rPr>
      <w:fldChar w:fldCharType="end"/>
    </w:r>
  </w:p>
  <w:p w14:paraId="0000011A" w14:textId="77777777" w:rsidR="000F7A7E" w:rsidRDefault="000F7A7E">
    <w:pPr>
      <w:pBdr>
        <w:top w:val="nil"/>
        <w:left w:val="nil"/>
        <w:bottom w:val="nil"/>
        <w:right w:val="nil"/>
        <w:between w:val="nil"/>
      </w:pBdr>
      <w:tabs>
        <w:tab w:val="center" w:pos="4680"/>
        <w:tab w:val="right" w:pos="9360"/>
      </w:tabs>
      <w:ind w:right="360"/>
      <w:rPr>
        <w:rFonts w:ascii="Calibri" w:eastAsia="Calibri" w:hAnsi="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B" w14:textId="6029831D" w:rsidR="000F7A7E" w:rsidRDefault="00000000">
    <w:pPr>
      <w:pBdr>
        <w:top w:val="nil"/>
        <w:left w:val="nil"/>
        <w:bottom w:val="nil"/>
        <w:right w:val="nil"/>
        <w:between w:val="nil"/>
      </w:pBdr>
      <w:tabs>
        <w:tab w:val="center" w:pos="4680"/>
        <w:tab w:val="right" w:pos="9360"/>
      </w:tabs>
      <w:jc w:val="right"/>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B4488B">
      <w:rPr>
        <w:rFonts w:ascii="Calibri" w:eastAsia="Calibri" w:hAnsi="Calibri" w:cs="Calibri"/>
        <w:noProof/>
        <w:color w:val="000000"/>
      </w:rPr>
      <w:t>1</w:t>
    </w:r>
    <w:r>
      <w:rPr>
        <w:rFonts w:ascii="Calibri" w:eastAsia="Calibri" w:hAnsi="Calibri" w:cs="Calibri"/>
        <w:color w:val="000000"/>
      </w:rPr>
      <w:fldChar w:fldCharType="end"/>
    </w:r>
  </w:p>
  <w:p w14:paraId="0000011C" w14:textId="77777777" w:rsidR="000F7A7E" w:rsidRDefault="000F7A7E">
    <w:pPr>
      <w:pBdr>
        <w:top w:val="nil"/>
        <w:left w:val="nil"/>
        <w:bottom w:val="nil"/>
        <w:right w:val="nil"/>
        <w:between w:val="nil"/>
      </w:pBdr>
      <w:tabs>
        <w:tab w:val="center" w:pos="4680"/>
        <w:tab w:val="right" w:pos="9360"/>
      </w:tabs>
      <w:ind w:right="360"/>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77052" w14:textId="77777777" w:rsidR="00472922" w:rsidRDefault="00472922">
      <w:r>
        <w:separator/>
      </w:r>
    </w:p>
  </w:footnote>
  <w:footnote w:type="continuationSeparator" w:id="0">
    <w:p w14:paraId="61C48BA7" w14:textId="77777777" w:rsidR="00472922" w:rsidRDefault="00472922">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ng, Yifan">
    <w15:presenceInfo w15:providerId="AD" w15:userId="S::yifan.wang@mssm.edu::01bf8cd1-6303-42d9-80e1-8030bc899b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A7E"/>
    <w:rsid w:val="0002424B"/>
    <w:rsid w:val="000F7A7E"/>
    <w:rsid w:val="00185579"/>
    <w:rsid w:val="00472922"/>
    <w:rsid w:val="007F7595"/>
    <w:rsid w:val="009C6438"/>
    <w:rsid w:val="00A357C4"/>
    <w:rsid w:val="00B448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305C6082-3C71-2A4C-AB92-3678D9E0D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00996198"/>
    <w:pPr>
      <w:ind w:left="720"/>
      <w:contextualSpacing/>
    </w:pPr>
    <w:rPr>
      <w:rFonts w:asciiTheme="minorHAnsi" w:eastAsiaTheme="minorHAnsi" w:hAnsiTheme="minorHAnsi" w:cstheme="minorBidi"/>
    </w:rPr>
  </w:style>
  <w:style w:type="paragraph" w:customStyle="1" w:styleId="EndNoteBibliographyTitle">
    <w:name w:val="EndNote Bibliography Title"/>
    <w:basedOn w:val="Normal"/>
    <w:link w:val="EndNoteBibliographyTitleChar"/>
    <w:rsid w:val="00E9757D"/>
    <w:pPr>
      <w:jc w:val="center"/>
    </w:pPr>
    <w:rPr>
      <w:rFonts w:eastAsiaTheme="minorHAnsi"/>
    </w:rPr>
  </w:style>
  <w:style w:type="character" w:customStyle="1" w:styleId="EndNoteBibliographyTitleChar">
    <w:name w:val="EndNote Bibliography Title Char"/>
    <w:basedOn w:val="DefaultParagraphFont"/>
    <w:link w:val="EndNoteBibliographyTitle"/>
    <w:rsid w:val="00E9757D"/>
    <w:rPr>
      <w:rFonts w:ascii="Times New Roman" w:hAnsi="Times New Roman" w:cs="Times New Roman"/>
    </w:rPr>
  </w:style>
  <w:style w:type="paragraph" w:customStyle="1" w:styleId="EndNoteBibliography">
    <w:name w:val="EndNote Bibliography"/>
    <w:basedOn w:val="Normal"/>
    <w:link w:val="EndNoteBibliographyChar"/>
    <w:rsid w:val="00E9757D"/>
    <w:pPr>
      <w:spacing w:line="360" w:lineRule="auto"/>
    </w:pPr>
    <w:rPr>
      <w:rFonts w:eastAsiaTheme="minorHAnsi"/>
    </w:rPr>
  </w:style>
  <w:style w:type="character" w:customStyle="1" w:styleId="EndNoteBibliographyChar">
    <w:name w:val="EndNote Bibliography Char"/>
    <w:basedOn w:val="DefaultParagraphFont"/>
    <w:link w:val="EndNoteBibliography"/>
    <w:rsid w:val="00E9757D"/>
    <w:rPr>
      <w:rFonts w:ascii="Times New Roman" w:hAnsi="Times New Roman" w:cs="Times New Roman"/>
    </w:rPr>
  </w:style>
  <w:style w:type="character" w:styleId="PlaceholderText">
    <w:name w:val="Placeholder Text"/>
    <w:basedOn w:val="DefaultParagraphFont"/>
    <w:uiPriority w:val="99"/>
    <w:semiHidden/>
    <w:rsid w:val="00E30137"/>
    <w:rPr>
      <w:color w:val="808080"/>
    </w:rPr>
  </w:style>
  <w:style w:type="paragraph" w:styleId="BalloonText">
    <w:name w:val="Balloon Text"/>
    <w:basedOn w:val="Normal"/>
    <w:link w:val="BalloonTextChar"/>
    <w:uiPriority w:val="99"/>
    <w:semiHidden/>
    <w:unhideWhenUsed/>
    <w:rsid w:val="00CA1C68"/>
    <w:rPr>
      <w:rFonts w:eastAsiaTheme="minorHAnsi"/>
      <w:sz w:val="18"/>
      <w:szCs w:val="18"/>
    </w:rPr>
  </w:style>
  <w:style w:type="character" w:customStyle="1" w:styleId="BalloonTextChar">
    <w:name w:val="Balloon Text Char"/>
    <w:basedOn w:val="DefaultParagraphFont"/>
    <w:link w:val="BalloonText"/>
    <w:uiPriority w:val="99"/>
    <w:semiHidden/>
    <w:rsid w:val="00CA1C68"/>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DB0C4B"/>
    <w:rPr>
      <w:sz w:val="16"/>
      <w:szCs w:val="16"/>
    </w:rPr>
  </w:style>
  <w:style w:type="paragraph" w:styleId="CommentText">
    <w:name w:val="annotation text"/>
    <w:basedOn w:val="Normal"/>
    <w:link w:val="CommentTextChar"/>
    <w:uiPriority w:val="99"/>
    <w:semiHidden/>
    <w:unhideWhenUsed/>
    <w:rsid w:val="00DB0C4B"/>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DB0C4B"/>
    <w:rPr>
      <w:sz w:val="20"/>
      <w:szCs w:val="20"/>
    </w:rPr>
  </w:style>
  <w:style w:type="paragraph" w:styleId="CommentSubject">
    <w:name w:val="annotation subject"/>
    <w:basedOn w:val="CommentText"/>
    <w:next w:val="CommentText"/>
    <w:link w:val="CommentSubjectChar"/>
    <w:uiPriority w:val="99"/>
    <w:semiHidden/>
    <w:unhideWhenUsed/>
    <w:rsid w:val="00DB0C4B"/>
    <w:rPr>
      <w:b/>
      <w:bCs/>
    </w:rPr>
  </w:style>
  <w:style w:type="character" w:customStyle="1" w:styleId="CommentSubjectChar">
    <w:name w:val="Comment Subject Char"/>
    <w:basedOn w:val="CommentTextChar"/>
    <w:link w:val="CommentSubject"/>
    <w:uiPriority w:val="99"/>
    <w:semiHidden/>
    <w:rsid w:val="00DB0C4B"/>
    <w:rPr>
      <w:b/>
      <w:bCs/>
      <w:sz w:val="20"/>
      <w:szCs w:val="20"/>
    </w:rPr>
  </w:style>
  <w:style w:type="paragraph" w:styleId="Revision">
    <w:name w:val="Revision"/>
    <w:hidden/>
    <w:uiPriority w:val="99"/>
    <w:semiHidden/>
    <w:rsid w:val="002A3F29"/>
  </w:style>
  <w:style w:type="character" w:styleId="Hyperlink">
    <w:name w:val="Hyperlink"/>
    <w:basedOn w:val="DefaultParagraphFont"/>
    <w:uiPriority w:val="99"/>
    <w:unhideWhenUsed/>
    <w:rsid w:val="00EF4506"/>
    <w:rPr>
      <w:color w:val="0563C1" w:themeColor="hyperlink"/>
      <w:u w:val="single"/>
    </w:rPr>
  </w:style>
  <w:style w:type="character" w:styleId="UnresolvedMention">
    <w:name w:val="Unresolved Mention"/>
    <w:basedOn w:val="DefaultParagraphFont"/>
    <w:uiPriority w:val="99"/>
    <w:semiHidden/>
    <w:unhideWhenUsed/>
    <w:rsid w:val="00EF4506"/>
    <w:rPr>
      <w:color w:val="605E5C"/>
      <w:shd w:val="clear" w:color="auto" w:fill="E1DFDD"/>
    </w:rPr>
  </w:style>
  <w:style w:type="paragraph" w:customStyle="1" w:styleId="TextIndent">
    <w:name w:val="Text Indent"/>
    <w:link w:val="TextIndentChar"/>
    <w:rsid w:val="00BF45E6"/>
    <w:pPr>
      <w:spacing w:line="300" w:lineRule="exact"/>
      <w:ind w:firstLine="360"/>
      <w:jc w:val="both"/>
    </w:pPr>
    <w:rPr>
      <w:szCs w:val="20"/>
    </w:rPr>
  </w:style>
  <w:style w:type="character" w:customStyle="1" w:styleId="TextIndentChar">
    <w:name w:val="Text Indent Char"/>
    <w:basedOn w:val="DefaultParagraphFont"/>
    <w:link w:val="TextIndent"/>
    <w:rsid w:val="00BF45E6"/>
    <w:rPr>
      <w:rFonts w:ascii="Times New Roman" w:eastAsia="Times New Roman" w:hAnsi="Times New Roman" w:cs="Times New Roman"/>
      <w:szCs w:val="20"/>
    </w:rPr>
  </w:style>
  <w:style w:type="character" w:styleId="LineNumber">
    <w:name w:val="line number"/>
    <w:basedOn w:val="DefaultParagraphFont"/>
    <w:uiPriority w:val="99"/>
    <w:semiHidden/>
    <w:unhideWhenUsed/>
    <w:rsid w:val="004519AA"/>
  </w:style>
  <w:style w:type="paragraph" w:styleId="Footer">
    <w:name w:val="footer"/>
    <w:basedOn w:val="Normal"/>
    <w:link w:val="FooterChar"/>
    <w:uiPriority w:val="99"/>
    <w:unhideWhenUsed/>
    <w:rsid w:val="007B6F0C"/>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7B6F0C"/>
  </w:style>
  <w:style w:type="character" w:styleId="PageNumber">
    <w:name w:val="page number"/>
    <w:basedOn w:val="DefaultParagraphFont"/>
    <w:uiPriority w:val="99"/>
    <w:semiHidden/>
    <w:unhideWhenUsed/>
    <w:rsid w:val="007B6F0C"/>
  </w:style>
  <w:style w:type="paragraph" w:styleId="Header">
    <w:name w:val="header"/>
    <w:basedOn w:val="Normal"/>
    <w:link w:val="HeaderChar"/>
    <w:uiPriority w:val="99"/>
    <w:unhideWhenUsed/>
    <w:rsid w:val="00B1257F"/>
    <w:pPr>
      <w:tabs>
        <w:tab w:val="center" w:pos="4680"/>
        <w:tab w:val="right" w:pos="9360"/>
      </w:tabs>
    </w:pPr>
  </w:style>
  <w:style w:type="character" w:customStyle="1" w:styleId="HeaderChar">
    <w:name w:val="Header Char"/>
    <w:basedOn w:val="DefaultParagraphFont"/>
    <w:link w:val="Header"/>
    <w:uiPriority w:val="99"/>
    <w:rsid w:val="00B1257F"/>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B1257F"/>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about:blank" TargetMode="External"/><Relationship Id="rId21" Type="http://schemas.openxmlformats.org/officeDocument/2006/relationships/hyperlink" Target="about:blank" TargetMode="External"/><Relationship Id="rId42" Type="http://schemas.openxmlformats.org/officeDocument/2006/relationships/hyperlink" Target="about:blank" TargetMode="External"/><Relationship Id="rId47" Type="http://schemas.openxmlformats.org/officeDocument/2006/relationships/hyperlink" Target="about:blank" TargetMode="External"/><Relationship Id="rId63" Type="http://schemas.openxmlformats.org/officeDocument/2006/relationships/hyperlink" Target="about:blank" TargetMode="External"/><Relationship Id="rId68" Type="http://schemas.openxmlformats.org/officeDocument/2006/relationships/hyperlink" Target="about:blank" TargetMode="External"/><Relationship Id="rId16" Type="http://schemas.openxmlformats.org/officeDocument/2006/relationships/comments" Target="comments.xml"/><Relationship Id="rId24" Type="http://schemas.openxmlformats.org/officeDocument/2006/relationships/hyperlink" Target="about:blank" TargetMode="External"/><Relationship Id="rId32" Type="http://schemas.openxmlformats.org/officeDocument/2006/relationships/hyperlink" Target="about:blank" TargetMode="External"/><Relationship Id="rId37" Type="http://schemas.openxmlformats.org/officeDocument/2006/relationships/hyperlink" Target="about:blank" TargetMode="External"/><Relationship Id="rId40" Type="http://schemas.openxmlformats.org/officeDocument/2006/relationships/hyperlink" Target="about:blank" TargetMode="External"/><Relationship Id="rId45" Type="http://schemas.openxmlformats.org/officeDocument/2006/relationships/hyperlink" Target="about:blank" TargetMode="External"/><Relationship Id="rId53" Type="http://schemas.openxmlformats.org/officeDocument/2006/relationships/hyperlink" Target="about:blank" TargetMode="External"/><Relationship Id="rId58" Type="http://schemas.openxmlformats.org/officeDocument/2006/relationships/hyperlink" Target="about:blank" TargetMode="External"/><Relationship Id="rId66" Type="http://schemas.openxmlformats.org/officeDocument/2006/relationships/hyperlink" Target="about:blank" TargetMode="External"/><Relationship Id="rId74" Type="http://schemas.openxmlformats.org/officeDocument/2006/relationships/hyperlink" Target="about:blank" TargetMode="Externa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about:blank" TargetMode="External"/><Relationship Id="rId19" Type="http://schemas.microsoft.com/office/2018/08/relationships/commentsExtensible" Target="commentsExtensible.xml"/><Relationship Id="rId14" Type="http://schemas.openxmlformats.org/officeDocument/2006/relationships/image" Target="media/image3.png"/><Relationship Id="rId22" Type="http://schemas.openxmlformats.org/officeDocument/2006/relationships/hyperlink" Target="about:blank" TargetMode="External"/><Relationship Id="rId27" Type="http://schemas.openxmlformats.org/officeDocument/2006/relationships/hyperlink" Target="about:blank" TargetMode="External"/><Relationship Id="rId30" Type="http://schemas.openxmlformats.org/officeDocument/2006/relationships/hyperlink" Target="about:blank" TargetMode="External"/><Relationship Id="rId35" Type="http://schemas.openxmlformats.org/officeDocument/2006/relationships/hyperlink" Target="about:blank" TargetMode="External"/><Relationship Id="rId43" Type="http://schemas.openxmlformats.org/officeDocument/2006/relationships/hyperlink" Target="about:blank" TargetMode="External"/><Relationship Id="rId48" Type="http://schemas.openxmlformats.org/officeDocument/2006/relationships/hyperlink" Target="about:blank" TargetMode="External"/><Relationship Id="rId56" Type="http://schemas.openxmlformats.org/officeDocument/2006/relationships/hyperlink" Target="about:blank" TargetMode="External"/><Relationship Id="rId64" Type="http://schemas.openxmlformats.org/officeDocument/2006/relationships/hyperlink" Target="about:blank" TargetMode="External"/><Relationship Id="rId69" Type="http://schemas.openxmlformats.org/officeDocument/2006/relationships/hyperlink" Target="about:blank" TargetMode="External"/><Relationship Id="rId77" Type="http://schemas.openxmlformats.org/officeDocument/2006/relationships/fontTable" Target="fontTable.xml"/><Relationship Id="rId8" Type="http://schemas.openxmlformats.org/officeDocument/2006/relationships/hyperlink" Target="mailto:avner.schlessinger@mssm.edu" TargetMode="External"/><Relationship Id="rId51" Type="http://schemas.openxmlformats.org/officeDocument/2006/relationships/hyperlink" Target="about:blank" TargetMode="External"/><Relationship Id="rId72" Type="http://schemas.openxmlformats.org/officeDocument/2006/relationships/hyperlink" Target="about:blank" TargetMode="External"/><Relationship Id="rId3" Type="http://schemas.openxmlformats.org/officeDocument/2006/relationships/settings" Target="settings.xml"/><Relationship Id="rId12" Type="http://schemas.openxmlformats.org/officeDocument/2006/relationships/image" Target="media/image6.png"/><Relationship Id="rId17" Type="http://schemas.microsoft.com/office/2011/relationships/commentsExtended" Target="commentsExtended.xml"/><Relationship Id="rId25" Type="http://schemas.openxmlformats.org/officeDocument/2006/relationships/hyperlink" Target="about:blank" TargetMode="External"/><Relationship Id="rId33" Type="http://schemas.openxmlformats.org/officeDocument/2006/relationships/hyperlink" Target="about:blank" TargetMode="External"/><Relationship Id="rId38" Type="http://schemas.openxmlformats.org/officeDocument/2006/relationships/hyperlink" Target="about:blank" TargetMode="External"/><Relationship Id="rId46" Type="http://schemas.openxmlformats.org/officeDocument/2006/relationships/hyperlink" Target="about:blank" TargetMode="External"/><Relationship Id="rId59" Type="http://schemas.openxmlformats.org/officeDocument/2006/relationships/hyperlink" Target="about:blank" TargetMode="External"/><Relationship Id="rId67" Type="http://schemas.openxmlformats.org/officeDocument/2006/relationships/hyperlink" Target="about:blank" TargetMode="External"/><Relationship Id="rId20" Type="http://schemas.openxmlformats.org/officeDocument/2006/relationships/image" Target="media/image5.png"/><Relationship Id="rId41" Type="http://schemas.openxmlformats.org/officeDocument/2006/relationships/hyperlink" Target="about:blank" TargetMode="External"/><Relationship Id="rId54" Type="http://schemas.openxmlformats.org/officeDocument/2006/relationships/hyperlink" Target="about:blank" TargetMode="External"/><Relationship Id="rId62" Type="http://schemas.openxmlformats.org/officeDocument/2006/relationships/hyperlink" Target="about:blank" TargetMode="External"/><Relationship Id="rId70" Type="http://schemas.openxmlformats.org/officeDocument/2006/relationships/hyperlink" Target="about:blank"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hyperlink" Target="about:blank" TargetMode="External"/><Relationship Id="rId28" Type="http://schemas.openxmlformats.org/officeDocument/2006/relationships/hyperlink" Target="about:blank" TargetMode="External"/><Relationship Id="rId36" Type="http://schemas.openxmlformats.org/officeDocument/2006/relationships/hyperlink" Target="about:blank" TargetMode="External"/><Relationship Id="rId49" Type="http://schemas.openxmlformats.org/officeDocument/2006/relationships/hyperlink" Target="about:blank" TargetMode="External"/><Relationship Id="rId57" Type="http://schemas.openxmlformats.org/officeDocument/2006/relationships/hyperlink" Target="about:blank" TargetMode="External"/><Relationship Id="rId31" Type="http://schemas.openxmlformats.org/officeDocument/2006/relationships/hyperlink" Target="about:blank" TargetMode="External"/><Relationship Id="rId44" Type="http://schemas.openxmlformats.org/officeDocument/2006/relationships/hyperlink" Target="about:blank" TargetMode="External"/><Relationship Id="rId52" Type="http://schemas.openxmlformats.org/officeDocument/2006/relationships/hyperlink" Target="about:blank" TargetMode="External"/><Relationship Id="rId60" Type="http://schemas.openxmlformats.org/officeDocument/2006/relationships/hyperlink" Target="about:blank" TargetMode="External"/><Relationship Id="rId65" Type="http://schemas.openxmlformats.org/officeDocument/2006/relationships/hyperlink" Target="about:blank" TargetMode="External"/><Relationship Id="rId73" Type="http://schemas.openxmlformats.org/officeDocument/2006/relationships/hyperlink" Target="about:blank" TargetMode="External"/><Relationship Id="rId78"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2.png"/><Relationship Id="rId18" Type="http://schemas.microsoft.com/office/2016/09/relationships/commentsIds" Target="commentsIds.xml"/><Relationship Id="rId39" Type="http://schemas.openxmlformats.org/officeDocument/2006/relationships/hyperlink" Target="about:blank" TargetMode="External"/><Relationship Id="rId34" Type="http://schemas.openxmlformats.org/officeDocument/2006/relationships/hyperlink" Target="about:blank" TargetMode="External"/><Relationship Id="rId50" Type="http://schemas.openxmlformats.org/officeDocument/2006/relationships/hyperlink" Target="about:blank" TargetMode="External"/><Relationship Id="rId55" Type="http://schemas.openxmlformats.org/officeDocument/2006/relationships/hyperlink" Target="about:blank" TargetMode="External"/><Relationship Id="rId76" Type="http://schemas.openxmlformats.org/officeDocument/2006/relationships/footer" Target="footer2.xml"/><Relationship Id="rId7" Type="http://schemas.openxmlformats.org/officeDocument/2006/relationships/hyperlink" Target="mailto:nicole.zatorski@duke.edu" TargetMode="External"/><Relationship Id="rId71" Type="http://schemas.openxmlformats.org/officeDocument/2006/relationships/hyperlink" Target="about:blank" TargetMode="External"/><Relationship Id="rId2" Type="http://schemas.openxmlformats.org/officeDocument/2006/relationships/styles" Target="styles.xml"/><Relationship Id="rId29"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hYIVVkK7nD1ZUgPbaPAHBG9hlQ==">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33</Pages>
  <Words>8663</Words>
  <Characters>49380</Characters>
  <Application>Microsoft Office Word</Application>
  <DocSecurity>0</DocSecurity>
  <Lines>411</Lines>
  <Paragraphs>115</Paragraphs>
  <ScaleCrop>false</ScaleCrop>
  <Company/>
  <LinksUpToDate>false</LinksUpToDate>
  <CharactersWithSpaces>57928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Wang, Yifan</cp:lastModifiedBy>
  <cp:revision>3</cp:revision>
  <dcterms:created xsi:type="dcterms:W3CDTF">2023-01-04T21:11:00Z</dcterms:created>
  <dcterms:modified xsi:type="dcterms:W3CDTF">2026-06-22T02:40:00Z</dcterms:modified>
</cp:coreProperties>
</file>